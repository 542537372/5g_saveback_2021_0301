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F94921" w14:textId="4A952511" w:rsidR="00115879" w:rsidRDefault="000843B8" w:rsidP="00115879">
      <w:pPr>
        <w:pStyle w:val="1"/>
        <w:spacing w:before="312" w:afterLines="50" w:after="156"/>
        <w:jc w:val="center"/>
        <w:rPr>
          <w:rFonts w:ascii="Times New Roman" w:hAnsi="Times New Roman" w:cs="Times New Roman"/>
          <w:shd w:val="clear" w:color="auto" w:fill="FFFFFF"/>
        </w:rPr>
      </w:pPr>
      <w:bookmarkStart w:id="0" w:name="OLE_LINK136"/>
      <w:bookmarkStart w:id="1" w:name="OLE_LINK137"/>
      <w:bookmarkStart w:id="2" w:name="OLE_LINK138"/>
      <w:bookmarkStart w:id="3" w:name="OLE_LINK139"/>
      <w:r>
        <w:rPr>
          <w:rFonts w:ascii="Times New Roman" w:hAnsi="Times New Roman" w:cs="Times New Roman" w:hint="eastAsia"/>
          <w:shd w:val="clear" w:color="auto" w:fill="FFFFFF"/>
        </w:rPr>
        <w:t>O</w:t>
      </w:r>
      <w:r>
        <w:rPr>
          <w:rFonts w:ascii="Times New Roman" w:hAnsi="Times New Roman" w:cs="Times New Roman"/>
          <w:shd w:val="clear" w:color="auto" w:fill="FFFFFF"/>
        </w:rPr>
        <w:t>AI</w:t>
      </w:r>
      <w:r w:rsidR="002A36A5">
        <w:rPr>
          <w:rFonts w:ascii="Times New Roman" w:hAnsi="Times New Roman" w:cs="Times New Roman"/>
          <w:shd w:val="clear" w:color="auto" w:fill="FFFFFF"/>
        </w:rPr>
        <w:t>环境搭建与测试</w:t>
      </w:r>
    </w:p>
    <w:p w14:paraId="7E774476" w14:textId="77777777" w:rsidR="00662485" w:rsidRDefault="00662485" w:rsidP="00662485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 xml:space="preserve">. </w:t>
      </w:r>
      <w:r w:rsidR="002A36A5">
        <w:rPr>
          <w:rFonts w:hint="eastAsia"/>
          <w:shd w:val="clear" w:color="auto" w:fill="FFFFFF"/>
        </w:rPr>
        <w:t>文档</w:t>
      </w:r>
      <w:r w:rsidR="002A36A5">
        <w:rPr>
          <w:shd w:val="clear" w:color="auto" w:fill="FFFFFF"/>
        </w:rPr>
        <w:t>说明</w:t>
      </w:r>
    </w:p>
    <w:p w14:paraId="408A5C07" w14:textId="4F0DCC69" w:rsidR="001D6685" w:rsidRPr="001D6685" w:rsidRDefault="000843B8" w:rsidP="001D6685">
      <w:pPr>
        <w:ind w:firstLine="480"/>
      </w:pPr>
      <w:r>
        <w:rPr>
          <w:rFonts w:hint="eastAsia"/>
        </w:rPr>
        <w:t>本片文档记录了本周我们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平台搭建项目小组搭建</w:t>
      </w:r>
      <w:r>
        <w:rPr>
          <w:rFonts w:hint="eastAsia"/>
        </w:rPr>
        <w:t>O</w:t>
      </w:r>
      <w:r>
        <w:t>AI</w:t>
      </w:r>
      <w:r>
        <w:rPr>
          <w:rFonts w:hint="eastAsia"/>
        </w:rPr>
        <w:t>(</w:t>
      </w:r>
      <w:proofErr w:type="spellStart"/>
      <w:r>
        <w:t>O</w:t>
      </w:r>
      <w:r>
        <w:rPr>
          <w:rFonts w:hint="eastAsia"/>
        </w:rPr>
        <w:t>pen</w:t>
      </w:r>
      <w:r>
        <w:t>airinterface</w:t>
      </w:r>
      <w:proofErr w:type="spellEnd"/>
      <w:r>
        <w:t>)</w:t>
      </w:r>
      <w:r>
        <w:rPr>
          <w:rFonts w:hint="eastAsia"/>
        </w:rPr>
        <w:t>相关运行环境的工作与测试，详细介绍从安装虚拟机</w:t>
      </w:r>
      <w:r>
        <w:rPr>
          <w:rFonts w:hint="eastAsia"/>
        </w:rPr>
        <w:t>u</w:t>
      </w:r>
      <w:r>
        <w:t>buntu18.04.5</w:t>
      </w:r>
      <w:r>
        <w:rPr>
          <w:rFonts w:hint="eastAsia"/>
        </w:rPr>
        <w:t>到最终运行</w:t>
      </w:r>
      <w:r>
        <w:rPr>
          <w:rFonts w:hint="eastAsia"/>
        </w:rPr>
        <w:t>5</w:t>
      </w:r>
      <w:r>
        <w:t>g</w:t>
      </w:r>
      <w:r>
        <w:rPr>
          <w:rFonts w:hint="eastAsia"/>
        </w:rPr>
        <w:t>用户、基站仿真的编译、</w:t>
      </w:r>
      <w:r w:rsidR="008F537E">
        <w:rPr>
          <w:rFonts w:hint="eastAsia"/>
        </w:rPr>
        <w:t>调试、</w:t>
      </w:r>
      <w:r>
        <w:rPr>
          <w:rFonts w:hint="eastAsia"/>
        </w:rPr>
        <w:t>测试过程。</w:t>
      </w:r>
    </w:p>
    <w:p w14:paraId="16F94772" w14:textId="77777777" w:rsidR="002A36A5" w:rsidRDefault="002A36A5" w:rsidP="002A36A5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r>
        <w:rPr>
          <w:rFonts w:hint="eastAsia"/>
          <w:shd w:val="clear" w:color="auto" w:fill="FFFFFF"/>
        </w:rPr>
        <w:t>操作人员情况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2A36A5" w:rsidRPr="008171B7" w14:paraId="2EA8A9FD" w14:textId="77777777" w:rsidTr="00E12664">
        <w:tc>
          <w:tcPr>
            <w:tcW w:w="1980" w:type="dxa"/>
          </w:tcPr>
          <w:p w14:paraId="74369E27" w14:textId="77777777" w:rsidR="002A36A5" w:rsidRPr="008171B7" w:rsidRDefault="002A36A5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 w:rsidRPr="008171B7">
              <w:rPr>
                <w:rFonts w:cs="Times New Roman"/>
                <w:szCs w:val="24"/>
              </w:rPr>
              <w:t>电脑配置</w:t>
            </w:r>
          </w:p>
        </w:tc>
        <w:tc>
          <w:tcPr>
            <w:tcW w:w="6316" w:type="dxa"/>
          </w:tcPr>
          <w:p w14:paraId="6E5E31C8" w14:textId="5F3B2C2E" w:rsidR="002A36A5" w:rsidRPr="008171B7" w:rsidRDefault="002A36A5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 w:rsidRPr="008171B7">
              <w:rPr>
                <w:rFonts w:cs="Times New Roman"/>
                <w:szCs w:val="24"/>
              </w:rPr>
              <w:t xml:space="preserve">Win10 </w:t>
            </w:r>
          </w:p>
        </w:tc>
      </w:tr>
      <w:tr w:rsidR="002A36A5" w:rsidRPr="008171B7" w14:paraId="21C2D75C" w14:textId="77777777" w:rsidTr="00E12664">
        <w:tc>
          <w:tcPr>
            <w:tcW w:w="1980" w:type="dxa"/>
          </w:tcPr>
          <w:p w14:paraId="178E0AC8" w14:textId="77777777" w:rsidR="002A36A5" w:rsidRPr="008171B7" w:rsidRDefault="002A36A5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 w:rsidRPr="008171B7">
              <w:rPr>
                <w:rFonts w:cs="Times New Roman"/>
                <w:szCs w:val="24"/>
              </w:rPr>
              <w:t>软件</w:t>
            </w:r>
            <w:r>
              <w:rPr>
                <w:rFonts w:cs="Times New Roman" w:hint="eastAsia"/>
                <w:szCs w:val="24"/>
              </w:rPr>
              <w:t>需求</w:t>
            </w:r>
          </w:p>
        </w:tc>
        <w:tc>
          <w:tcPr>
            <w:tcW w:w="6316" w:type="dxa"/>
          </w:tcPr>
          <w:p w14:paraId="3F405327" w14:textId="3B145289" w:rsidR="00EE0372" w:rsidRPr="000843B8" w:rsidRDefault="008D00B4" w:rsidP="00EE0372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VMware</w:t>
            </w:r>
            <w:r w:rsidR="002A36A5">
              <w:rPr>
                <w:rFonts w:cs="Times New Roman"/>
                <w:szCs w:val="24"/>
              </w:rPr>
              <w:t>, U</w:t>
            </w:r>
            <w:r w:rsidR="002A36A5">
              <w:rPr>
                <w:rFonts w:cs="Times New Roman" w:hint="eastAsia"/>
                <w:szCs w:val="24"/>
              </w:rPr>
              <w:t>b</w:t>
            </w:r>
            <w:r w:rsidR="002A36A5">
              <w:rPr>
                <w:rFonts w:cs="Times New Roman"/>
                <w:szCs w:val="24"/>
              </w:rPr>
              <w:t>untu 1</w:t>
            </w:r>
            <w:r w:rsidR="000843B8">
              <w:rPr>
                <w:rFonts w:cs="Times New Roman"/>
                <w:szCs w:val="24"/>
              </w:rPr>
              <w:t>8</w:t>
            </w:r>
            <w:r w:rsidR="002A36A5">
              <w:rPr>
                <w:rFonts w:cs="Times New Roman"/>
                <w:szCs w:val="24"/>
              </w:rPr>
              <w:t>.04</w:t>
            </w:r>
            <w:r w:rsidR="000843B8">
              <w:rPr>
                <w:rFonts w:cs="Times New Roman"/>
                <w:szCs w:val="24"/>
              </w:rPr>
              <w:t>.5</w:t>
            </w:r>
            <w:r w:rsidR="00EE0372">
              <w:rPr>
                <w:rFonts w:cs="Times New Roman"/>
                <w:szCs w:val="24"/>
              </w:rPr>
              <w:t xml:space="preserve"> LTS</w:t>
            </w:r>
          </w:p>
        </w:tc>
      </w:tr>
      <w:tr w:rsidR="00514D04" w:rsidRPr="008171B7" w14:paraId="69CC2EC3" w14:textId="77777777" w:rsidTr="00E12664">
        <w:tc>
          <w:tcPr>
            <w:tcW w:w="1980" w:type="dxa"/>
          </w:tcPr>
          <w:p w14:paraId="6C8131C5" w14:textId="2E7C1E3C" w:rsidR="00514D04" w:rsidRPr="008171B7" w:rsidRDefault="00514D04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撰写时间</w:t>
            </w:r>
          </w:p>
        </w:tc>
        <w:tc>
          <w:tcPr>
            <w:tcW w:w="6316" w:type="dxa"/>
          </w:tcPr>
          <w:p w14:paraId="335F4AFA" w14:textId="47A967F6" w:rsidR="00514D04" w:rsidRDefault="00514D04" w:rsidP="00EE0372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2020.03.27</w:t>
            </w:r>
          </w:p>
        </w:tc>
      </w:tr>
      <w:tr w:rsidR="002A36A5" w:rsidRPr="008171B7" w14:paraId="649C242D" w14:textId="77777777" w:rsidTr="00E12664">
        <w:tc>
          <w:tcPr>
            <w:tcW w:w="1980" w:type="dxa"/>
          </w:tcPr>
          <w:p w14:paraId="4ACCB63E" w14:textId="77777777" w:rsidR="002A36A5" w:rsidRPr="008171B7" w:rsidRDefault="002A36A5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撰写</w:t>
            </w:r>
            <w:r>
              <w:rPr>
                <w:rFonts w:cs="Times New Roman"/>
                <w:szCs w:val="24"/>
              </w:rPr>
              <w:t>人员</w:t>
            </w:r>
          </w:p>
        </w:tc>
        <w:tc>
          <w:tcPr>
            <w:tcW w:w="6316" w:type="dxa"/>
          </w:tcPr>
          <w:p w14:paraId="2A784FDA" w14:textId="2131E257" w:rsidR="002A36A5" w:rsidRPr="008171B7" w:rsidRDefault="000843B8" w:rsidP="00E12664">
            <w:pPr>
              <w:ind w:firstLineChars="0"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熊仁杰</w:t>
            </w:r>
            <w:r w:rsidR="002B01B6">
              <w:rPr>
                <w:rFonts w:cs="Times New Roman" w:hint="eastAsia"/>
                <w:szCs w:val="24"/>
              </w:rPr>
              <w:t>、</w:t>
            </w:r>
            <w:r w:rsidR="002B01B6">
              <w:rPr>
                <w:rFonts w:cs="Times New Roman"/>
                <w:szCs w:val="24"/>
              </w:rPr>
              <w:t>刘源</w:t>
            </w:r>
          </w:p>
        </w:tc>
      </w:tr>
    </w:tbl>
    <w:p w14:paraId="5524C536" w14:textId="1DBE2F05" w:rsidR="002A36A5" w:rsidRDefault="00E64A49" w:rsidP="00E64A49">
      <w:pPr>
        <w:pStyle w:val="2"/>
        <w:numPr>
          <w:ilvl w:val="0"/>
          <w:numId w:val="0"/>
        </w:numPr>
        <w:rPr>
          <w:shd w:val="clear" w:color="auto" w:fill="FFFFFF"/>
        </w:rPr>
      </w:pPr>
      <w:r w:rsidRPr="00E64A49">
        <w:rPr>
          <w:shd w:val="clear" w:color="auto" w:fill="FFFFFF"/>
        </w:rPr>
        <w:t>3.</w:t>
      </w:r>
      <w:r>
        <w:rPr>
          <w:shd w:val="clear" w:color="auto" w:fill="FFFFFF"/>
        </w:rPr>
        <w:t xml:space="preserve"> </w:t>
      </w:r>
      <w:r w:rsidR="00EE0372">
        <w:rPr>
          <w:rFonts w:hint="eastAsia"/>
          <w:shd w:val="clear" w:color="auto" w:fill="FFFFFF"/>
        </w:rPr>
        <w:t>准备过程</w:t>
      </w:r>
    </w:p>
    <w:p w14:paraId="7EAE93E9" w14:textId="62195545" w:rsidR="0076433A" w:rsidRPr="0076433A" w:rsidRDefault="0076433A" w:rsidP="0076433A">
      <w:pPr>
        <w:pStyle w:val="3"/>
        <w:ind w:firstLineChars="82" w:firstLine="198"/>
      </w:pPr>
      <w:r>
        <w:t>3</w:t>
      </w:r>
      <w:r w:rsidRPr="0076433A">
        <w:rPr>
          <w:rFonts w:hint="eastAsia"/>
        </w:rPr>
        <w:t xml:space="preserve">.1. </w:t>
      </w:r>
      <w:r>
        <w:rPr>
          <w:rFonts w:hint="eastAsia"/>
        </w:rPr>
        <w:t>安装</w:t>
      </w:r>
      <w:r>
        <w:rPr>
          <w:rFonts w:hint="eastAsia"/>
        </w:rPr>
        <w:t>U</w:t>
      </w:r>
      <w:r>
        <w:t>buntu 1</w:t>
      </w:r>
      <w:r w:rsidR="00EE0372">
        <w:t>8</w:t>
      </w:r>
      <w:r>
        <w:t>.04</w:t>
      </w:r>
      <w:r w:rsidR="00EE0372">
        <w:t>.5</w:t>
      </w:r>
      <w:r>
        <w:t>虚拟机</w:t>
      </w:r>
    </w:p>
    <w:p w14:paraId="0A6D560C" w14:textId="6C4FAB1F" w:rsidR="00E64A49" w:rsidRDefault="00EE0372" w:rsidP="00E64A49">
      <w:pPr>
        <w:ind w:firstLine="480"/>
      </w:pPr>
      <w:r>
        <w:rPr>
          <w:rFonts w:hint="eastAsia"/>
        </w:rPr>
        <w:t>运行</w:t>
      </w:r>
      <w:r>
        <w:rPr>
          <w:rFonts w:hint="eastAsia"/>
        </w:rPr>
        <w:t>O</w:t>
      </w:r>
      <w:r>
        <w:t>AI</w:t>
      </w:r>
      <w:r>
        <w:rPr>
          <w:rFonts w:hint="eastAsia"/>
        </w:rPr>
        <w:t>相关程序需要在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系统环境下，我们下载</w:t>
      </w:r>
      <w:r>
        <w:rPr>
          <w:rFonts w:hint="eastAsia"/>
        </w:rPr>
        <w:t>u</w:t>
      </w:r>
      <w:r>
        <w:t>buntu18.04.5 LTS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so</w:t>
      </w:r>
      <w:r>
        <w:rPr>
          <w:rFonts w:hint="eastAsia"/>
        </w:rPr>
        <w:t>镜像文件和</w:t>
      </w:r>
      <w:r>
        <w:rPr>
          <w:rFonts w:hint="eastAsia"/>
        </w:rPr>
        <w:t>V</w:t>
      </w:r>
      <w:r w:rsidR="008D00B4">
        <w:t>Mware</w:t>
      </w:r>
      <w:r>
        <w:rPr>
          <w:rFonts w:hint="eastAsia"/>
        </w:rPr>
        <w:t>虚拟机软件，在虚拟机中安装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系统</w:t>
      </w:r>
      <w:r w:rsidR="002B3031">
        <w:rPr>
          <w:rFonts w:hint="eastAsia"/>
        </w:rPr>
        <w:t>详细安装流程参考</w:t>
      </w:r>
      <w:r w:rsidR="00AB3673">
        <w:rPr>
          <w:rFonts w:hint="eastAsia"/>
        </w:rPr>
        <w:t>：</w:t>
      </w:r>
      <w:r w:rsidR="008D00B4" w:rsidRPr="008D00B4">
        <w:rPr>
          <w:rStyle w:val="a5"/>
          <w:rFonts w:hint="eastAsia"/>
        </w:rPr>
        <w:t>Linux</w:t>
      </w:r>
      <w:r w:rsidR="008D00B4" w:rsidRPr="008D00B4">
        <w:rPr>
          <w:rStyle w:val="a5"/>
          <w:rFonts w:hint="eastAsia"/>
        </w:rPr>
        <w:t>应用开发学习路线</w:t>
      </w:r>
      <w:r w:rsidR="008D00B4" w:rsidRPr="008D00B4">
        <w:rPr>
          <w:rStyle w:val="a5"/>
          <w:rFonts w:hint="eastAsia"/>
        </w:rPr>
        <w:t>_V1.1.pdf</w:t>
      </w:r>
    </w:p>
    <w:p w14:paraId="580E5C85" w14:textId="2DE69E84" w:rsidR="00FF36D3" w:rsidRDefault="00FF36D3" w:rsidP="00E64A49">
      <w:pPr>
        <w:ind w:firstLine="480"/>
      </w:pPr>
      <w:r>
        <w:rPr>
          <w:rFonts w:hint="eastAsia"/>
        </w:rPr>
        <w:t>因后面编译过程会占用大量存储空间，且运行相关程序对</w:t>
      </w:r>
      <w:proofErr w:type="spellStart"/>
      <w:r>
        <w:rPr>
          <w:rFonts w:hint="eastAsia"/>
        </w:rPr>
        <w:t>c</w:t>
      </w:r>
      <w:r>
        <w:t>pu</w:t>
      </w:r>
      <w:proofErr w:type="spellEnd"/>
      <w:r>
        <w:rPr>
          <w:rFonts w:hint="eastAsia"/>
        </w:rPr>
        <w:t>要求较高，推荐安装虚拟机时配置运行内存</w:t>
      </w:r>
      <w:r>
        <w:rPr>
          <w:rFonts w:hint="eastAsia"/>
        </w:rPr>
        <w:t>4</w:t>
      </w:r>
      <w:r>
        <w:t>G</w:t>
      </w:r>
      <w:r>
        <w:rPr>
          <w:rFonts w:hint="eastAsia"/>
        </w:rPr>
        <w:t>(</w:t>
      </w:r>
      <w:r>
        <w:t>4096MB)</w:t>
      </w:r>
      <w:r>
        <w:rPr>
          <w:rFonts w:hint="eastAsia"/>
        </w:rPr>
        <w:t>，分配存储空间</w:t>
      </w:r>
      <w:r>
        <w:rPr>
          <w:rFonts w:hint="eastAsia"/>
        </w:rPr>
        <w:t>1</w:t>
      </w:r>
      <w:r>
        <w:t>00G</w:t>
      </w:r>
      <w:r>
        <w:rPr>
          <w:rFonts w:hint="eastAsia"/>
        </w:rPr>
        <w:t>。</w:t>
      </w:r>
    </w:p>
    <w:p w14:paraId="035BFC42" w14:textId="7DEDB95C" w:rsidR="008D00B4" w:rsidRDefault="008D00B4" w:rsidP="00E64A49">
      <w:pPr>
        <w:ind w:firstLine="480"/>
      </w:pPr>
      <w:r w:rsidRPr="00C124AD">
        <w:rPr>
          <w:rFonts w:hint="eastAsia"/>
        </w:rPr>
        <w:t>注：</w:t>
      </w:r>
      <w:r>
        <w:rPr>
          <w:rFonts w:hint="eastAsia"/>
        </w:rPr>
        <w:t>参考的技术文档中，不要切换软件源。</w:t>
      </w:r>
    </w:p>
    <w:p w14:paraId="3B145216" w14:textId="4AF5B6C9" w:rsidR="00A2572E" w:rsidRDefault="00A2572E" w:rsidP="00A2572E">
      <w:pPr>
        <w:pStyle w:val="3"/>
        <w:ind w:firstLineChars="82" w:firstLine="198"/>
      </w:pPr>
      <w:r>
        <w:t>3</w:t>
      </w:r>
      <w:r w:rsidRPr="0076433A">
        <w:rPr>
          <w:rFonts w:hint="eastAsia"/>
        </w:rPr>
        <w:t>.</w:t>
      </w:r>
      <w:r>
        <w:t>2</w:t>
      </w:r>
      <w:r w:rsidRPr="0076433A">
        <w:rPr>
          <w:rFonts w:hint="eastAsia"/>
        </w:rPr>
        <w:t xml:space="preserve">. </w:t>
      </w:r>
      <w:r w:rsidR="00EE0372">
        <w:rPr>
          <w:rFonts w:hint="eastAsia"/>
        </w:rPr>
        <w:t>准备</w:t>
      </w:r>
      <w:r w:rsidR="00EE0372">
        <w:rPr>
          <w:rFonts w:hint="eastAsia"/>
        </w:rPr>
        <w:t>O</w:t>
      </w:r>
      <w:r w:rsidR="00EE0372">
        <w:t>penairinterface</w:t>
      </w:r>
      <w:r w:rsidR="008307E6">
        <w:t>5g</w:t>
      </w:r>
      <w:r w:rsidR="00EE0372">
        <w:t>-develop</w:t>
      </w:r>
      <w:r w:rsidR="00EE0372">
        <w:rPr>
          <w:rFonts w:hint="eastAsia"/>
        </w:rPr>
        <w:t>文件</w:t>
      </w:r>
    </w:p>
    <w:p w14:paraId="64299107" w14:textId="0F1BDDD5" w:rsidR="001128E0" w:rsidRDefault="00FF36D3" w:rsidP="008307E6">
      <w:pPr>
        <w:ind w:firstLine="480"/>
        <w:jc w:val="left"/>
        <w:rPr>
          <w:rStyle w:val="a5"/>
        </w:rPr>
      </w:pPr>
      <w:r>
        <w:rPr>
          <w:rFonts w:hint="eastAsia"/>
        </w:rPr>
        <w:t>首先在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系统中，</w:t>
      </w:r>
      <w:r w:rsidR="008307E6">
        <w:rPr>
          <w:rFonts w:hint="eastAsia"/>
        </w:rPr>
        <w:t>进入</w:t>
      </w:r>
      <w:proofErr w:type="spellStart"/>
      <w:r w:rsidR="008307E6">
        <w:t>gitlab</w:t>
      </w:r>
      <w:proofErr w:type="spellEnd"/>
      <w:r w:rsidR="008307E6">
        <w:rPr>
          <w:rFonts w:hint="eastAsia"/>
        </w:rPr>
        <w:t>找到</w:t>
      </w:r>
      <w:r w:rsidR="008307E6">
        <w:rPr>
          <w:rFonts w:hint="eastAsia"/>
        </w:rPr>
        <w:t>open</w:t>
      </w:r>
      <w:r w:rsidR="008307E6">
        <w:t>airinterface5g-develop</w:t>
      </w:r>
      <w:r w:rsidR="008307E6">
        <w:rPr>
          <w:rFonts w:hint="eastAsia"/>
        </w:rPr>
        <w:t>相关文件，下载到本地。进入虚拟机</w:t>
      </w:r>
      <w:r>
        <w:rPr>
          <w:rFonts w:hint="eastAsia"/>
        </w:rPr>
        <w:t>，</w:t>
      </w:r>
      <w:r w:rsidR="008307E6">
        <w:rPr>
          <w:rFonts w:hint="eastAsia"/>
        </w:rPr>
        <w:t>为方便后期编译测试，</w:t>
      </w:r>
      <w:r w:rsidR="008D00B4">
        <w:rPr>
          <w:rFonts w:hint="eastAsia"/>
        </w:rPr>
        <w:t>安装</w:t>
      </w:r>
      <w:proofErr w:type="spellStart"/>
      <w:r w:rsidR="008D00B4">
        <w:t>vmware</w:t>
      </w:r>
      <w:proofErr w:type="spellEnd"/>
      <w:r w:rsidR="008D00B4">
        <w:t xml:space="preserve"> tools</w:t>
      </w:r>
      <w:r>
        <w:rPr>
          <w:rFonts w:hint="eastAsia"/>
        </w:rPr>
        <w:t>增强功能</w:t>
      </w:r>
      <w:r w:rsidR="008D00B4">
        <w:rPr>
          <w:rFonts w:hint="eastAsia"/>
        </w:rPr>
        <w:t>(</w:t>
      </w:r>
      <w:r w:rsidR="008D00B4">
        <w:rPr>
          <w:rFonts w:hint="eastAsia"/>
        </w:rPr>
        <w:t>开启复制、粘贴、拖放等功能</w:t>
      </w:r>
      <w:r w:rsidR="008D00B4">
        <w:t>)</w:t>
      </w:r>
      <w:r>
        <w:rPr>
          <w:rFonts w:hint="eastAsia"/>
        </w:rPr>
        <w:t>。</w:t>
      </w:r>
      <w:r w:rsidR="008307E6">
        <w:rPr>
          <w:rFonts w:hint="eastAsia"/>
        </w:rPr>
        <w:t>重启后通过共享文件的方式将</w:t>
      </w:r>
      <w:r w:rsidR="008307E6">
        <w:t>OAI</w:t>
      </w:r>
      <w:r w:rsidR="008307E6">
        <w:rPr>
          <w:rFonts w:hint="eastAsia"/>
        </w:rPr>
        <w:t>相关代码拷入虚拟机。</w:t>
      </w:r>
      <w:r w:rsidR="00A57E7B">
        <w:rPr>
          <w:rFonts w:hint="eastAsia"/>
        </w:rPr>
        <w:t>或者直接</w:t>
      </w:r>
      <w:r w:rsidR="00A57E7B">
        <w:t>在</w:t>
      </w:r>
      <w:r w:rsidR="00173413">
        <w:rPr>
          <w:rFonts w:hint="eastAsia"/>
        </w:rPr>
        <w:t>虚拟机</w:t>
      </w:r>
      <w:r w:rsidR="00173413">
        <w:t>的</w:t>
      </w:r>
      <w:r w:rsidR="00A57E7B">
        <w:rPr>
          <w:rFonts w:hint="eastAsia"/>
        </w:rPr>
        <w:t>U</w:t>
      </w:r>
      <w:r w:rsidR="00A57E7B">
        <w:t>buntu</w:t>
      </w:r>
      <w:r w:rsidR="00A57E7B">
        <w:rPr>
          <w:rFonts w:hint="eastAsia"/>
        </w:rPr>
        <w:t>系统</w:t>
      </w:r>
      <w:r w:rsidR="00A57E7B">
        <w:t>中，下载</w:t>
      </w:r>
      <w:r w:rsidR="00A57E7B" w:rsidRPr="00A57E7B">
        <w:rPr>
          <w:rFonts w:hint="eastAsia"/>
        </w:rPr>
        <w:t>Openairinterface5g-develop</w:t>
      </w:r>
      <w:r w:rsidR="00A57E7B" w:rsidRPr="00A57E7B">
        <w:rPr>
          <w:rFonts w:hint="eastAsia"/>
        </w:rPr>
        <w:t>文件</w:t>
      </w:r>
      <w:r w:rsidR="00A57E7B">
        <w:rPr>
          <w:rFonts w:hint="eastAsia"/>
        </w:rPr>
        <w:t>，</w:t>
      </w:r>
      <w:r w:rsidR="00173413">
        <w:rPr>
          <w:rFonts w:hint="eastAsia"/>
        </w:rPr>
        <w:t>以便</w:t>
      </w:r>
      <w:r w:rsidR="00173413">
        <w:t>在</w:t>
      </w:r>
      <w:r w:rsidR="00173413">
        <w:t>Ubuntu</w:t>
      </w:r>
      <w:r w:rsidR="00173413">
        <w:rPr>
          <w:rFonts w:hint="eastAsia"/>
        </w:rPr>
        <w:t>中</w:t>
      </w:r>
      <w:r w:rsidR="00173413">
        <w:t>对文件进行编译。</w:t>
      </w:r>
      <w:r w:rsidR="008307E6">
        <w:rPr>
          <w:rFonts w:hint="eastAsia"/>
        </w:rPr>
        <w:t>下载</w:t>
      </w:r>
      <w:r w:rsidR="008307E6">
        <w:t>Openairinterface5g-develop</w:t>
      </w:r>
      <w:r w:rsidR="008307E6">
        <w:rPr>
          <w:rFonts w:hint="eastAsia"/>
        </w:rPr>
        <w:t>代码网址参考：</w:t>
      </w:r>
      <w:hyperlink r:id="rId8" w:history="1">
        <w:r w:rsidR="008307E6" w:rsidRPr="00D83F60">
          <w:rPr>
            <w:rStyle w:val="a5"/>
          </w:rPr>
          <w:t>https://gitlab.eurecom.fr/oai/openairinterface5g/-/tree/develop</w:t>
        </w:r>
      </w:hyperlink>
    </w:p>
    <w:p w14:paraId="31BB72CA" w14:textId="4F3F38C5" w:rsidR="00DC7E60" w:rsidRDefault="00DC7E60" w:rsidP="008307E6">
      <w:pPr>
        <w:ind w:firstLine="480"/>
        <w:jc w:val="left"/>
      </w:pPr>
      <w:r w:rsidRPr="00C124AD">
        <w:rPr>
          <w:rFonts w:hint="eastAsia"/>
        </w:rPr>
        <w:t>注：</w:t>
      </w:r>
      <w:r w:rsidRPr="00C124AD">
        <w:rPr>
          <w:rFonts w:hint="eastAsia"/>
        </w:rPr>
        <w:t>3.1</w:t>
      </w:r>
      <w:r w:rsidRPr="00C124AD">
        <w:rPr>
          <w:rFonts w:hint="eastAsia"/>
        </w:rPr>
        <w:t>和</w:t>
      </w:r>
      <w:r w:rsidRPr="00C124AD">
        <w:rPr>
          <w:rFonts w:hint="eastAsia"/>
        </w:rPr>
        <w:t>3.2</w:t>
      </w:r>
      <w:r w:rsidRPr="00C124AD">
        <w:rPr>
          <w:rFonts w:hint="eastAsia"/>
        </w:rPr>
        <w:t>节</w:t>
      </w:r>
      <w:r w:rsidRPr="00C124AD">
        <w:t>目的是为了准备</w:t>
      </w:r>
      <w:r w:rsidR="00CF08E2" w:rsidRPr="00C124AD">
        <w:t>Ubuntu</w:t>
      </w:r>
      <w:r w:rsidRPr="00C124AD">
        <w:rPr>
          <w:rFonts w:hint="eastAsia"/>
        </w:rPr>
        <w:t>开发</w:t>
      </w:r>
      <w:r w:rsidRPr="00C124AD">
        <w:t>环境</w:t>
      </w:r>
      <w:r w:rsidRPr="00C124AD">
        <w:rPr>
          <w:rFonts w:hint="eastAsia"/>
        </w:rPr>
        <w:t>和</w:t>
      </w:r>
      <w:r>
        <w:t>Openairinterface5g-</w:t>
      </w:r>
      <w:r>
        <w:lastRenderedPageBreak/>
        <w:t>develop</w:t>
      </w:r>
      <w:r w:rsidRPr="00C124AD">
        <w:rPr>
          <w:rFonts w:hint="eastAsia"/>
        </w:rPr>
        <w:t>开源文件</w:t>
      </w:r>
      <w:r w:rsidR="00767581" w:rsidRPr="00C124AD">
        <w:rPr>
          <w:rFonts w:hint="eastAsia"/>
        </w:rPr>
        <w:t>，</w:t>
      </w:r>
      <w:r w:rsidR="00767581" w:rsidRPr="00C124AD">
        <w:t>方法不局限于上述方式</w:t>
      </w:r>
      <w:r w:rsidR="00CF08E2" w:rsidRPr="00C124AD">
        <w:rPr>
          <w:rFonts w:hint="eastAsia"/>
        </w:rPr>
        <w:t>也可不通过</w:t>
      </w:r>
      <w:r w:rsidR="00CF08E2" w:rsidRPr="00C124AD">
        <w:t>虚拟机直接</w:t>
      </w:r>
      <w:r w:rsidR="00CF08E2" w:rsidRPr="00C124AD">
        <w:rPr>
          <w:rFonts w:hint="eastAsia"/>
        </w:rPr>
        <w:t>安装</w:t>
      </w:r>
      <w:r w:rsidR="00CF08E2" w:rsidRPr="00C124AD">
        <w:rPr>
          <w:rFonts w:hint="eastAsia"/>
        </w:rPr>
        <w:t>Ubuntu</w:t>
      </w:r>
      <w:r w:rsidR="00CF08E2" w:rsidRPr="00C124AD">
        <w:rPr>
          <w:rFonts w:hint="eastAsia"/>
        </w:rPr>
        <w:t>系统</w:t>
      </w:r>
      <w:r w:rsidRPr="00C124AD">
        <w:t>。</w:t>
      </w:r>
    </w:p>
    <w:p w14:paraId="6F9719F5" w14:textId="09863019" w:rsidR="004C6307" w:rsidRDefault="004C6307" w:rsidP="004C6307">
      <w:pPr>
        <w:pStyle w:val="3"/>
        <w:ind w:firstLineChars="82" w:firstLine="198"/>
      </w:pPr>
      <w:r>
        <w:t>3</w:t>
      </w:r>
      <w:r w:rsidRPr="0076433A">
        <w:rPr>
          <w:rFonts w:hint="eastAsia"/>
        </w:rPr>
        <w:t>.</w:t>
      </w:r>
      <w:r>
        <w:t>3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配置</w:t>
      </w:r>
      <w:proofErr w:type="spellStart"/>
      <w:r w:rsidR="008D00B4">
        <w:rPr>
          <w:rFonts w:hint="eastAsia"/>
        </w:rPr>
        <w:t>vm</w:t>
      </w:r>
      <w:r w:rsidR="008D00B4">
        <w:t>ware</w:t>
      </w:r>
      <w:proofErr w:type="spellEnd"/>
      <w:r>
        <w:rPr>
          <w:rFonts w:hint="eastAsia"/>
        </w:rPr>
        <w:t>虚拟机和主机的网络</w:t>
      </w:r>
    </w:p>
    <w:p w14:paraId="7BB8E193" w14:textId="2A6E47D6" w:rsidR="002A087F" w:rsidRDefault="00FE69AD" w:rsidP="002A087F">
      <w:pPr>
        <w:ind w:firstLine="480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75F940C" wp14:editId="0AF1C2F7">
            <wp:simplePos x="0" y="0"/>
            <wp:positionH relativeFrom="margin">
              <wp:align>left</wp:align>
            </wp:positionH>
            <wp:positionV relativeFrom="paragraph">
              <wp:posOffset>2240280</wp:posOffset>
            </wp:positionV>
            <wp:extent cx="5274310" cy="1800860"/>
            <wp:effectExtent l="0" t="0" r="2540" b="889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A087F">
        <w:rPr>
          <w:rFonts w:hint="eastAsia"/>
        </w:rPr>
        <w:t>在虚拟机中，打开终端，输入</w:t>
      </w:r>
      <w:r w:rsidR="002A087F" w:rsidRPr="00C124AD">
        <w:rPr>
          <w:rFonts w:hint="eastAsia"/>
        </w:rPr>
        <w:t>c</w:t>
      </w:r>
      <w:r w:rsidR="002A087F" w:rsidRPr="00C124AD">
        <w:t>d /</w:t>
      </w:r>
      <w:proofErr w:type="spellStart"/>
      <w:r w:rsidR="002A087F" w:rsidRPr="00C124AD">
        <w:t>etc</w:t>
      </w:r>
      <w:proofErr w:type="spellEnd"/>
      <w:r w:rsidR="002A087F" w:rsidRPr="00C124AD">
        <w:t>/</w:t>
      </w:r>
      <w:proofErr w:type="spellStart"/>
      <w:r w:rsidR="002A087F" w:rsidRPr="00C124AD">
        <w:t>netplan</w:t>
      </w:r>
      <w:proofErr w:type="spellEnd"/>
      <w:r w:rsidR="002A087F">
        <w:rPr>
          <w:rFonts w:hint="eastAsia"/>
        </w:rPr>
        <w:t>进入文件夹，准备修改</w:t>
      </w:r>
      <w:r w:rsidR="002A087F">
        <w:rPr>
          <w:rFonts w:hint="eastAsia"/>
        </w:rPr>
        <w:t>0</w:t>
      </w:r>
      <w:r w:rsidR="002A087F">
        <w:t>1-network-manager-all.</w:t>
      </w:r>
      <w:r w:rsidR="002A087F" w:rsidRPr="002A087F">
        <w:t>yam</w:t>
      </w:r>
      <w:r w:rsidR="002A087F">
        <w:t>l</w:t>
      </w:r>
      <w:r w:rsidR="002A087F">
        <w:rPr>
          <w:rFonts w:hint="eastAsia"/>
        </w:rPr>
        <w:t>配置文件，输入</w:t>
      </w:r>
      <w:proofErr w:type="spellStart"/>
      <w:r w:rsidR="002A087F" w:rsidRPr="00C124AD">
        <w:rPr>
          <w:rFonts w:hint="eastAsia"/>
        </w:rPr>
        <w:t>s</w:t>
      </w:r>
      <w:r w:rsidR="002A087F" w:rsidRPr="00C124AD">
        <w:t>udo</w:t>
      </w:r>
      <w:proofErr w:type="spellEnd"/>
      <w:r w:rsidR="002A087F" w:rsidRPr="00C124AD">
        <w:t xml:space="preserve"> </w:t>
      </w:r>
      <w:proofErr w:type="spellStart"/>
      <w:r w:rsidR="002A087F" w:rsidRPr="00C124AD">
        <w:t>nano</w:t>
      </w:r>
      <w:proofErr w:type="spellEnd"/>
      <w:r w:rsidR="002A087F" w:rsidRPr="00C124AD">
        <w:t xml:space="preserve"> network-manager-</w:t>
      </w:r>
      <w:proofErr w:type="spellStart"/>
      <w:r w:rsidR="002A087F" w:rsidRPr="00C124AD">
        <w:t>all.yaml</w:t>
      </w:r>
      <w:proofErr w:type="spellEnd"/>
      <w:r w:rsidR="002A087F">
        <w:rPr>
          <w:rFonts w:hint="eastAsia"/>
        </w:rPr>
        <w:t>，修改其配置如下。保存后输入</w:t>
      </w:r>
      <w:proofErr w:type="spellStart"/>
      <w:r w:rsidR="002A087F" w:rsidRPr="00C124AD">
        <w:rPr>
          <w:rFonts w:hint="eastAsia"/>
        </w:rPr>
        <w:t>s</w:t>
      </w:r>
      <w:r w:rsidR="002A087F" w:rsidRPr="00C124AD">
        <w:t>udo</w:t>
      </w:r>
      <w:proofErr w:type="spellEnd"/>
      <w:r w:rsidR="002A087F" w:rsidRPr="00C124AD">
        <w:t xml:space="preserve"> </w:t>
      </w:r>
      <w:proofErr w:type="spellStart"/>
      <w:r w:rsidR="002A087F" w:rsidRPr="00C124AD">
        <w:t>netplan</w:t>
      </w:r>
      <w:proofErr w:type="spellEnd"/>
      <w:r w:rsidR="002A087F" w:rsidRPr="00C124AD">
        <w:t xml:space="preserve"> </w:t>
      </w:r>
      <w:r w:rsidR="00BE626C" w:rsidRPr="00C124AD">
        <w:t>try</w:t>
      </w:r>
      <w:r w:rsidR="00BE626C">
        <w:rPr>
          <w:rFonts w:hint="eastAsia"/>
        </w:rPr>
        <w:t>运行相关配置。</w:t>
      </w:r>
    </w:p>
    <w:p w14:paraId="050A50C8" w14:textId="66DC3F07" w:rsidR="002A087F" w:rsidRDefault="002A087F" w:rsidP="008307E6">
      <w:pPr>
        <w:ind w:firstLine="480"/>
        <w:jc w:val="left"/>
      </w:pPr>
      <w:r>
        <w:rPr>
          <w:rFonts w:hint="eastAsia"/>
        </w:rPr>
        <w:t>配置</w:t>
      </w:r>
      <w:r>
        <w:rPr>
          <w:rFonts w:hint="eastAsia"/>
        </w:rPr>
        <w:t>v</w:t>
      </w:r>
      <w:r>
        <w:t>irtual box</w:t>
      </w:r>
      <w:r>
        <w:rPr>
          <w:rFonts w:hint="eastAsia"/>
        </w:rPr>
        <w:t>虚拟机和主机的网络参考：</w:t>
      </w:r>
      <w:hyperlink r:id="rId10" w:history="1">
        <w:r w:rsidRPr="002A087F">
          <w:rPr>
            <w:rStyle w:val="a5"/>
          </w:rPr>
          <w:t>https://zhauniarovich.com/post/2020/2020-01-configuring-network/#:~:text=After%20you%20have%20installed%20Ubuntu,that%20is%20attached%20to%20NAT.</w:t>
        </w:r>
      </w:hyperlink>
    </w:p>
    <w:p w14:paraId="14B0E9D4" w14:textId="058A385B" w:rsidR="008307E6" w:rsidRDefault="008307E6" w:rsidP="008307E6">
      <w:pPr>
        <w:pStyle w:val="3"/>
        <w:ind w:firstLineChars="82" w:firstLine="198"/>
      </w:pPr>
      <w:r>
        <w:t>3</w:t>
      </w:r>
      <w:r w:rsidRPr="0076433A">
        <w:rPr>
          <w:rFonts w:hint="eastAsia"/>
        </w:rPr>
        <w:t>.</w:t>
      </w:r>
      <w:r w:rsidR="004C6307">
        <w:t>4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准备</w:t>
      </w:r>
      <w:r>
        <w:t>VPN</w:t>
      </w:r>
    </w:p>
    <w:p w14:paraId="53B577EF" w14:textId="77777777" w:rsidR="000D7815" w:rsidRDefault="008307E6" w:rsidP="008307E6">
      <w:pPr>
        <w:ind w:firstLine="480"/>
      </w:pPr>
      <w:r>
        <w:rPr>
          <w:rFonts w:hint="eastAsia"/>
        </w:rPr>
        <w:t>因为编译过程涉及访问外网下载相关文件，所以需要准备</w:t>
      </w:r>
      <w:proofErr w:type="spellStart"/>
      <w:r>
        <w:rPr>
          <w:rFonts w:hint="eastAsia"/>
        </w:rPr>
        <w:t>v</w:t>
      </w:r>
      <w:r>
        <w:t>pn</w:t>
      </w:r>
      <w:proofErr w:type="spellEnd"/>
      <w:r>
        <w:rPr>
          <w:rFonts w:hint="eastAsia"/>
        </w:rPr>
        <w:t>工具。这里有两种方法：</w:t>
      </w:r>
      <w:r>
        <w:t>1</w:t>
      </w:r>
      <w:r>
        <w:rPr>
          <w:rFonts w:hint="eastAsia"/>
        </w:rPr>
        <w:t>、在虚拟机中下载有效</w:t>
      </w:r>
      <w:proofErr w:type="spellStart"/>
      <w:r>
        <w:rPr>
          <w:rFonts w:hint="eastAsia"/>
        </w:rPr>
        <w:t>v</w:t>
      </w:r>
      <w:r>
        <w:t>pn</w:t>
      </w:r>
      <w:proofErr w:type="spellEnd"/>
      <w:r>
        <w:rPr>
          <w:rFonts w:hint="eastAsia"/>
        </w:rPr>
        <w:t>工具。</w:t>
      </w:r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w</w:t>
      </w:r>
      <w:r>
        <w:t>indows</w:t>
      </w:r>
      <w:r w:rsidR="000D7815">
        <w:rPr>
          <w:rFonts w:hint="eastAsia"/>
        </w:rPr>
        <w:t>系统中下载有效</w:t>
      </w:r>
      <w:proofErr w:type="spellStart"/>
      <w:r w:rsidR="000D7815">
        <w:rPr>
          <w:rFonts w:hint="eastAsia"/>
        </w:rPr>
        <w:t>v</w:t>
      </w:r>
      <w:r w:rsidR="000D7815">
        <w:t>pn</w:t>
      </w:r>
      <w:proofErr w:type="spellEnd"/>
      <w:r w:rsidR="000D7815">
        <w:rPr>
          <w:rFonts w:hint="eastAsia"/>
        </w:rPr>
        <w:t>工具，虚拟机共享主机</w:t>
      </w:r>
      <w:proofErr w:type="spellStart"/>
      <w:r w:rsidR="000D7815">
        <w:rPr>
          <w:rFonts w:hint="eastAsia"/>
        </w:rPr>
        <w:t>i</w:t>
      </w:r>
      <w:r w:rsidR="000D7815">
        <w:t>p</w:t>
      </w:r>
      <w:proofErr w:type="spellEnd"/>
      <w:r w:rsidR="000D7815">
        <w:rPr>
          <w:rFonts w:hint="eastAsia"/>
        </w:rPr>
        <w:t>。</w:t>
      </w:r>
    </w:p>
    <w:p w14:paraId="3B4C60B6" w14:textId="1BC8B47F" w:rsidR="000D7815" w:rsidRPr="008D00B4" w:rsidRDefault="000D7815" w:rsidP="008D00B4">
      <w:pPr>
        <w:ind w:firstLine="480"/>
        <w:jc w:val="left"/>
        <w:rPr>
          <w:rStyle w:val="a5"/>
          <w:color w:val="auto"/>
          <w:u w:val="none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不做赘述。方法</w:t>
      </w:r>
      <w:r>
        <w:rPr>
          <w:rFonts w:hint="eastAsia"/>
        </w:rPr>
        <w:t>2</w:t>
      </w:r>
      <w:r>
        <w:rPr>
          <w:rFonts w:hint="eastAsia"/>
        </w:rPr>
        <w:t>具体操作</w:t>
      </w:r>
      <w:r w:rsidR="00BE626C">
        <w:rPr>
          <w:rFonts w:hint="eastAsia"/>
        </w:rPr>
        <w:t>：</w:t>
      </w:r>
      <w:r w:rsidR="008D00B4">
        <w:rPr>
          <w:rFonts w:hint="eastAsia"/>
        </w:rPr>
        <w:t>进入虚拟机，编辑虚拟机设置</w:t>
      </w:r>
      <w:r w:rsidR="008D00B4">
        <w:rPr>
          <w:rFonts w:hint="eastAsia"/>
        </w:rPr>
        <w:t>-</w:t>
      </w:r>
      <w:r w:rsidR="008D00B4">
        <w:t>&gt;</w:t>
      </w:r>
      <w:r w:rsidR="008D00B4">
        <w:rPr>
          <w:rFonts w:hint="eastAsia"/>
        </w:rPr>
        <w:t>网络适配器</w:t>
      </w:r>
      <w:r w:rsidR="008D00B4">
        <w:rPr>
          <w:rFonts w:hint="eastAsia"/>
        </w:rPr>
        <w:t>-</w:t>
      </w:r>
      <w:r w:rsidR="008D00B4">
        <w:t>&gt;</w:t>
      </w:r>
      <w:r w:rsidR="008D00B4">
        <w:rPr>
          <w:rFonts w:hint="eastAsia"/>
        </w:rPr>
        <w:t>网络连接，选择</w:t>
      </w:r>
      <w:r w:rsidR="008D00B4">
        <w:rPr>
          <w:rFonts w:hint="eastAsia"/>
        </w:rPr>
        <w:t>N</w:t>
      </w:r>
      <w:r w:rsidR="008D00B4">
        <w:t>AT</w:t>
      </w:r>
      <w:r w:rsidR="008D00B4">
        <w:rPr>
          <w:rFonts w:hint="eastAsia"/>
        </w:rPr>
        <w:t>模式：用于共享主机</w:t>
      </w:r>
      <w:r w:rsidR="008D00B4">
        <w:t>IP</w:t>
      </w:r>
      <w:r w:rsidR="008D00B4">
        <w:rPr>
          <w:rFonts w:hint="eastAsia"/>
        </w:rPr>
        <w:t>。</w:t>
      </w:r>
      <w:r>
        <w:rPr>
          <w:rFonts w:hint="eastAsia"/>
        </w:rPr>
        <w:t>打开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命令窗口</w:t>
      </w:r>
      <w:r>
        <w:rPr>
          <w:rFonts w:hint="eastAsia"/>
        </w:rPr>
        <w:t>(</w:t>
      </w:r>
      <w:proofErr w:type="spellStart"/>
      <w:r>
        <w:t>cmd</w:t>
      </w:r>
      <w:proofErr w:type="spellEnd"/>
      <w:r>
        <w:t>)</w:t>
      </w:r>
      <w:r>
        <w:rPr>
          <w:rFonts w:hint="eastAsia"/>
        </w:rPr>
        <w:t>，输入</w:t>
      </w:r>
      <w:proofErr w:type="spellStart"/>
      <w:r>
        <w:t>ipconfig</w:t>
      </w:r>
      <w:proofErr w:type="spellEnd"/>
      <w:r>
        <w:rPr>
          <w:rFonts w:hint="eastAsia"/>
        </w:rPr>
        <w:t>，查看本地</w:t>
      </w:r>
      <w:r>
        <w:rPr>
          <w:rFonts w:hint="eastAsia"/>
        </w:rPr>
        <w:t>i</w:t>
      </w:r>
      <w:r>
        <w:t>pv4</w:t>
      </w:r>
      <w:r>
        <w:rPr>
          <w:rFonts w:hint="eastAsia"/>
        </w:rPr>
        <w:t>地址</w:t>
      </w:r>
      <w:r w:rsidR="004C6307">
        <w:rPr>
          <w:rFonts w:hint="eastAsia"/>
        </w:rPr>
        <w:t>。打开</w:t>
      </w:r>
      <w:proofErr w:type="spellStart"/>
      <w:r w:rsidR="004C6307">
        <w:rPr>
          <w:rFonts w:hint="eastAsia"/>
        </w:rPr>
        <w:t>v</w:t>
      </w:r>
      <w:r w:rsidR="004C6307">
        <w:t>pn</w:t>
      </w:r>
      <w:proofErr w:type="spellEnd"/>
      <w:r w:rsidR="004C6307">
        <w:rPr>
          <w:rFonts w:hint="eastAsia"/>
        </w:rPr>
        <w:t>，查看</w:t>
      </w:r>
      <w:r w:rsidR="004C6307">
        <w:rPr>
          <w:rFonts w:hint="eastAsia"/>
        </w:rPr>
        <w:t>S</w:t>
      </w:r>
      <w:r w:rsidR="004C6307">
        <w:t>OCKS</w:t>
      </w:r>
      <w:r w:rsidR="004C6307">
        <w:rPr>
          <w:rFonts w:hint="eastAsia"/>
        </w:rPr>
        <w:t>和</w:t>
      </w:r>
      <w:r w:rsidR="004C6307">
        <w:rPr>
          <w:rFonts w:hint="eastAsia"/>
        </w:rPr>
        <w:t>H</w:t>
      </w:r>
      <w:r w:rsidR="004C6307">
        <w:t>TTP</w:t>
      </w:r>
      <w:r w:rsidR="004C6307">
        <w:rPr>
          <w:rFonts w:hint="eastAsia"/>
        </w:rPr>
        <w:t>代理端口号。进入虚拟机，找到设置</w:t>
      </w:r>
      <w:r w:rsidR="004C6307">
        <w:rPr>
          <w:rFonts w:hint="eastAsia"/>
        </w:rPr>
        <w:t>-</w:t>
      </w:r>
      <w:r w:rsidR="004C6307">
        <w:t>&gt;</w:t>
      </w:r>
      <w:r w:rsidR="004C6307">
        <w:rPr>
          <w:rFonts w:hint="eastAsia"/>
        </w:rPr>
        <w:t>网络，设置手动网络代理，填入相应的</w:t>
      </w:r>
      <w:proofErr w:type="spellStart"/>
      <w:r w:rsidR="004C6307">
        <w:t>ip</w:t>
      </w:r>
      <w:proofErr w:type="spellEnd"/>
      <w:r w:rsidR="004C6307">
        <w:rPr>
          <w:rFonts w:hint="eastAsia"/>
        </w:rPr>
        <w:t>地址和端口号。打开浏览器，进入</w:t>
      </w:r>
      <w:r w:rsidR="00BC7FCC">
        <w:fldChar w:fldCharType="begin"/>
      </w:r>
      <w:r w:rsidR="00BC7FCC">
        <w:instrText xml:space="preserve"> HYPERLINK "http://www.google.com" </w:instrText>
      </w:r>
      <w:r w:rsidR="00BC7FCC">
        <w:fldChar w:fldCharType="separate"/>
      </w:r>
      <w:r w:rsidR="004C6307" w:rsidRPr="00D83F60">
        <w:rPr>
          <w:rStyle w:val="a5"/>
        </w:rPr>
        <w:t>www.google.com</w:t>
      </w:r>
      <w:r w:rsidR="00BC7FCC">
        <w:rPr>
          <w:rStyle w:val="a5"/>
        </w:rPr>
        <w:fldChar w:fldCharType="end"/>
      </w:r>
      <w:r w:rsidR="004C6307">
        <w:rPr>
          <w:rFonts w:hint="eastAsia"/>
        </w:rPr>
        <w:t>，如果成功</w:t>
      </w:r>
      <w:proofErr w:type="gramStart"/>
      <w:r w:rsidR="004C6307">
        <w:rPr>
          <w:rFonts w:hint="eastAsia"/>
        </w:rPr>
        <w:t>进入谷歌浏览器</w:t>
      </w:r>
      <w:proofErr w:type="gramEnd"/>
      <w:r w:rsidR="004C6307">
        <w:rPr>
          <w:rFonts w:hint="eastAsia"/>
        </w:rPr>
        <w:t>，则</w:t>
      </w:r>
      <w:proofErr w:type="spellStart"/>
      <w:r w:rsidR="004C6307">
        <w:rPr>
          <w:rFonts w:hint="eastAsia"/>
        </w:rPr>
        <w:t>v</w:t>
      </w:r>
      <w:r w:rsidR="004C6307">
        <w:t>pn</w:t>
      </w:r>
      <w:proofErr w:type="spellEnd"/>
      <w:r w:rsidR="004C6307">
        <w:rPr>
          <w:rFonts w:hint="eastAsia"/>
        </w:rPr>
        <w:t>工具翻墙成功，可以进行下一步。虚拟机共享主机</w:t>
      </w:r>
      <w:proofErr w:type="spellStart"/>
      <w:r w:rsidR="004C6307">
        <w:rPr>
          <w:rFonts w:hint="eastAsia"/>
        </w:rPr>
        <w:t>v</w:t>
      </w:r>
      <w:r w:rsidR="004C6307">
        <w:t>pn</w:t>
      </w:r>
      <w:proofErr w:type="spellEnd"/>
      <w:r w:rsidR="004C6307">
        <w:rPr>
          <w:rFonts w:hint="eastAsia"/>
        </w:rPr>
        <w:t>详细操作步骤参考：</w:t>
      </w:r>
      <w:r w:rsidR="00BC7FCC">
        <w:fldChar w:fldCharType="begin"/>
      </w:r>
      <w:r w:rsidR="00BC7FCC">
        <w:instrText xml:space="preserve"> HYPERLINK "https://www.yuque.com/guyuehu/blog/fgxogz" </w:instrText>
      </w:r>
      <w:r w:rsidR="00BC7FCC">
        <w:fldChar w:fldCharType="separate"/>
      </w:r>
      <w:r w:rsidR="004C6307" w:rsidRPr="004C6307">
        <w:rPr>
          <w:rStyle w:val="a5"/>
        </w:rPr>
        <w:t>https://www.yuque.com/guyuehu/blog/fgxogz</w:t>
      </w:r>
      <w:r w:rsidR="00BC7FCC">
        <w:rPr>
          <w:rStyle w:val="a5"/>
        </w:rPr>
        <w:fldChar w:fldCharType="end"/>
      </w:r>
    </w:p>
    <w:p w14:paraId="29ADA1FF" w14:textId="3BA97A6C" w:rsidR="001128E0" w:rsidRDefault="00173413" w:rsidP="001128E0">
      <w:pPr>
        <w:ind w:firstLineChars="0" w:firstLine="0"/>
      </w:pPr>
      <w:r w:rsidRPr="00C124AD">
        <w:rPr>
          <w:rFonts w:hint="eastAsia"/>
        </w:rPr>
        <w:t>注：</w:t>
      </w:r>
      <w:r w:rsidRPr="00C124AD">
        <w:rPr>
          <w:rFonts w:hint="eastAsia"/>
        </w:rPr>
        <w:t>3.3</w:t>
      </w:r>
      <w:r w:rsidRPr="00C124AD">
        <w:rPr>
          <w:rFonts w:hint="eastAsia"/>
        </w:rPr>
        <w:t>节</w:t>
      </w:r>
      <w:r w:rsidRPr="00C124AD">
        <w:t>和</w:t>
      </w:r>
      <w:r w:rsidRPr="00C124AD">
        <w:rPr>
          <w:rFonts w:hint="eastAsia"/>
        </w:rPr>
        <w:t>3.4</w:t>
      </w:r>
      <w:r w:rsidRPr="00C124AD">
        <w:rPr>
          <w:rFonts w:hint="eastAsia"/>
        </w:rPr>
        <w:t>节</w:t>
      </w:r>
      <w:r w:rsidRPr="00C124AD">
        <w:t>的操作，目的是为了保证虚拟机下</w:t>
      </w:r>
      <w:r w:rsidRPr="00C124AD">
        <w:rPr>
          <w:rFonts w:hint="eastAsia"/>
        </w:rPr>
        <w:t>中</w:t>
      </w:r>
      <w:r w:rsidRPr="00C124AD">
        <w:t>的</w:t>
      </w:r>
      <w:r w:rsidRPr="00C124AD">
        <w:rPr>
          <w:rFonts w:hint="eastAsia"/>
        </w:rPr>
        <w:t>Ubuntu</w:t>
      </w:r>
      <w:r w:rsidRPr="00C124AD">
        <w:rPr>
          <w:rFonts w:hint="eastAsia"/>
        </w:rPr>
        <w:t>能</w:t>
      </w:r>
      <w:r w:rsidRPr="00C124AD">
        <w:t>访问外</w:t>
      </w:r>
      <w:r w:rsidRPr="00C124AD">
        <w:rPr>
          <w:rFonts w:hint="eastAsia"/>
        </w:rPr>
        <w:t>网</w:t>
      </w:r>
      <w:r w:rsidR="00DC7E60" w:rsidRPr="00C124AD">
        <w:rPr>
          <w:rFonts w:hint="eastAsia"/>
        </w:rPr>
        <w:t>，</w:t>
      </w:r>
      <w:r w:rsidR="00DC7E60" w:rsidRPr="00C124AD">
        <w:t>方式不局限于</w:t>
      </w:r>
      <w:r w:rsidR="00DC7E60" w:rsidRPr="00C124AD">
        <w:rPr>
          <w:rFonts w:hint="eastAsia"/>
        </w:rPr>
        <w:t>3.3</w:t>
      </w:r>
      <w:r w:rsidR="00DC7E60" w:rsidRPr="00C124AD">
        <w:rPr>
          <w:rFonts w:hint="eastAsia"/>
        </w:rPr>
        <w:t>和</w:t>
      </w:r>
      <w:r w:rsidR="00DC7E60" w:rsidRPr="00C124AD">
        <w:rPr>
          <w:rFonts w:hint="eastAsia"/>
        </w:rPr>
        <w:t>3.4</w:t>
      </w:r>
      <w:r w:rsidR="00DC7E60" w:rsidRPr="00C124AD">
        <w:rPr>
          <w:rFonts w:hint="eastAsia"/>
        </w:rPr>
        <w:t>节</w:t>
      </w:r>
      <w:r w:rsidR="00DC7E60" w:rsidRPr="00C124AD">
        <w:t>中的方法</w:t>
      </w:r>
      <w:r w:rsidRPr="00C124AD">
        <w:t>。</w:t>
      </w:r>
    </w:p>
    <w:p w14:paraId="052C6F0F" w14:textId="5837D8E8" w:rsidR="00327CED" w:rsidRDefault="00BE626C" w:rsidP="00BE626C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r>
        <w:rPr>
          <w:rFonts w:hint="eastAsia"/>
          <w:shd w:val="clear" w:color="auto" w:fill="FFFFFF"/>
        </w:rPr>
        <w:t>编译过程</w:t>
      </w:r>
    </w:p>
    <w:p w14:paraId="71892CBF" w14:textId="4CF24543" w:rsidR="00FE69AD" w:rsidRPr="00FE69AD" w:rsidRDefault="00FE69AD" w:rsidP="00FE69AD">
      <w:pPr>
        <w:pStyle w:val="3"/>
        <w:ind w:firstLineChars="82" w:firstLine="198"/>
      </w:pPr>
      <w:r>
        <w:t>4</w:t>
      </w:r>
      <w:r w:rsidRPr="0076433A">
        <w:rPr>
          <w:rFonts w:hint="eastAsia"/>
        </w:rPr>
        <w:t>.</w:t>
      </w:r>
      <w:r>
        <w:t>1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基本配置</w:t>
      </w:r>
    </w:p>
    <w:p w14:paraId="48C07844" w14:textId="77777777" w:rsidR="00FE69AD" w:rsidRDefault="00BE626C" w:rsidP="003407E2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打开终端，更新软件列表：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apt-get update</w:t>
      </w:r>
    </w:p>
    <w:p w14:paraId="5FEEC5B9" w14:textId="77777777" w:rsidR="00FE69AD" w:rsidRDefault="00FE69AD" w:rsidP="003407E2">
      <w:pPr>
        <w:ind w:firstLine="480"/>
      </w:pPr>
      <w:r>
        <w:t xml:space="preserve">2. </w:t>
      </w:r>
      <w:r w:rsidR="00BE626C">
        <w:rPr>
          <w:rFonts w:hint="eastAsia"/>
        </w:rPr>
        <w:t>更新软件：</w:t>
      </w:r>
      <w:bookmarkStart w:id="4" w:name="_GoBack"/>
      <w:proofErr w:type="spellStart"/>
      <w:r w:rsidR="00BE626C">
        <w:rPr>
          <w:rFonts w:hint="eastAsia"/>
        </w:rPr>
        <w:t>s</w:t>
      </w:r>
      <w:r w:rsidR="00BE626C">
        <w:t>udo</w:t>
      </w:r>
      <w:proofErr w:type="spellEnd"/>
      <w:r w:rsidR="00BE626C">
        <w:t xml:space="preserve"> apt-get upgrade</w:t>
      </w:r>
      <w:bookmarkEnd w:id="4"/>
    </w:p>
    <w:p w14:paraId="62DAC291" w14:textId="671BFBDE" w:rsidR="00BE626C" w:rsidRDefault="00FE69AD" w:rsidP="008F3B7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3</w:t>
      </w:r>
      <w:r>
        <w:t xml:space="preserve">. </w:t>
      </w:r>
      <w:r w:rsidR="003407E2">
        <w:rPr>
          <w:rFonts w:hint="eastAsia"/>
        </w:rPr>
        <w:t>安装</w:t>
      </w:r>
      <w:proofErr w:type="spellStart"/>
      <w:r w:rsidR="003407E2">
        <w:rPr>
          <w:rFonts w:hint="eastAsia"/>
        </w:rPr>
        <w:t>g</w:t>
      </w:r>
      <w:r w:rsidR="003407E2">
        <w:t>it</w:t>
      </w:r>
      <w:proofErr w:type="spellEnd"/>
      <w:r w:rsidR="003407E2">
        <w:rPr>
          <w:rFonts w:hint="eastAsia"/>
        </w:rPr>
        <w:t>工具：</w:t>
      </w:r>
      <w:proofErr w:type="spellStart"/>
      <w:r w:rsidR="003407E2" w:rsidRPr="003407E2">
        <w:t>sudo</w:t>
      </w:r>
      <w:proofErr w:type="spellEnd"/>
      <w:r w:rsidR="003407E2" w:rsidRPr="003407E2">
        <w:t xml:space="preserve"> apt install </w:t>
      </w:r>
      <w:proofErr w:type="spellStart"/>
      <w:r w:rsidR="003407E2" w:rsidRPr="003407E2">
        <w:t>git</w:t>
      </w:r>
      <w:proofErr w:type="spellEnd"/>
    </w:p>
    <w:p w14:paraId="379A520F" w14:textId="4C307C1D" w:rsidR="00FE69AD" w:rsidRPr="00BE626C" w:rsidRDefault="00FE69AD" w:rsidP="00FE69AD">
      <w:pPr>
        <w:pStyle w:val="3"/>
        <w:ind w:firstLineChars="82" w:firstLine="198"/>
      </w:pPr>
      <w:r>
        <w:t>4</w:t>
      </w:r>
      <w:r w:rsidRPr="0076433A">
        <w:rPr>
          <w:rFonts w:hint="eastAsia"/>
        </w:rPr>
        <w:t>.</w:t>
      </w:r>
      <w:r>
        <w:t>2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物理层</w:t>
      </w:r>
      <w:r w:rsidR="002B01B6">
        <w:rPr>
          <w:rFonts w:hint="eastAsia"/>
        </w:rPr>
        <w:t>仿真</w:t>
      </w:r>
      <w:r w:rsidR="002B01B6">
        <w:t>器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ui</w:t>
      </w:r>
      <w:r>
        <w:t>lding PHY Simulators)</w:t>
      </w:r>
    </w:p>
    <w:p w14:paraId="1CBC27D8" w14:textId="77777777" w:rsidR="00FE69AD" w:rsidRDefault="00FE69AD" w:rsidP="00B65CF8">
      <w:pPr>
        <w:ind w:firstLine="480"/>
      </w:pPr>
      <w:r>
        <w:t>1</w:t>
      </w:r>
      <w:r w:rsidR="003D39BB">
        <w:t xml:space="preserve">. </w:t>
      </w:r>
      <w:r w:rsidR="003407E2">
        <w:rPr>
          <w:rFonts w:hint="eastAsia"/>
        </w:rPr>
        <w:t>进入：</w:t>
      </w:r>
      <w:r w:rsidR="003407E2">
        <w:rPr>
          <w:rFonts w:hint="eastAsia"/>
        </w:rPr>
        <w:t>c</w:t>
      </w:r>
      <w:r w:rsidR="003407E2">
        <w:t>d openairinterface5g</w:t>
      </w:r>
    </w:p>
    <w:p w14:paraId="7BD03F55" w14:textId="77777777" w:rsidR="00FE69AD" w:rsidRDefault="00FE69AD" w:rsidP="00B65CF8">
      <w:pPr>
        <w:ind w:firstLine="480"/>
      </w:pPr>
      <w:r>
        <w:rPr>
          <w:rFonts w:hint="eastAsia"/>
        </w:rPr>
        <w:t>2</w:t>
      </w:r>
      <w:r>
        <w:t xml:space="preserve">. </w:t>
      </w:r>
      <w:r w:rsidR="003407E2">
        <w:rPr>
          <w:rFonts w:hint="eastAsia"/>
        </w:rPr>
        <w:t>执行：</w:t>
      </w:r>
      <w:r w:rsidR="003407E2">
        <w:t xml:space="preserve">source </w:t>
      </w:r>
      <w:proofErr w:type="spellStart"/>
      <w:r w:rsidR="003407E2">
        <w:t>oaienv</w:t>
      </w:r>
      <w:proofErr w:type="spellEnd"/>
    </w:p>
    <w:p w14:paraId="14AD4780" w14:textId="34A53AC9" w:rsidR="00B65CF8" w:rsidRDefault="00FE69AD" w:rsidP="00B65CF8">
      <w:pPr>
        <w:ind w:firstLine="480"/>
      </w:pPr>
      <w:r>
        <w:rPr>
          <w:rFonts w:hint="eastAsia"/>
        </w:rPr>
        <w:t>3</w:t>
      </w:r>
      <w:r>
        <w:t xml:space="preserve">. </w:t>
      </w:r>
      <w:r w:rsidR="003407E2">
        <w:rPr>
          <w:rFonts w:hint="eastAsia"/>
        </w:rPr>
        <w:t>进入：</w:t>
      </w:r>
      <w:r w:rsidR="003407E2">
        <w:t xml:space="preserve">cd </w:t>
      </w:r>
      <w:proofErr w:type="spellStart"/>
      <w:r w:rsidR="003407E2">
        <w:t>cmake_targets</w:t>
      </w:r>
      <w:proofErr w:type="spellEnd"/>
      <w:r w:rsidR="003407E2">
        <w:t>.</w:t>
      </w:r>
    </w:p>
    <w:p w14:paraId="40E99B84" w14:textId="580DF149" w:rsidR="004B50DD" w:rsidRDefault="00FE69AD" w:rsidP="00FE69AD">
      <w:pPr>
        <w:ind w:left="60" w:firstLineChars="0" w:firstLine="420"/>
      </w:pPr>
      <w:r>
        <w:rPr>
          <w:rFonts w:hint="eastAsia"/>
        </w:rPr>
        <w:t>4</w:t>
      </w:r>
      <w:r>
        <w:t xml:space="preserve">. </w:t>
      </w:r>
      <w:r w:rsidR="003407E2">
        <w:rPr>
          <w:rFonts w:hint="eastAsia"/>
        </w:rPr>
        <w:t>物理层编译：</w:t>
      </w:r>
      <w:proofErr w:type="spellStart"/>
      <w:proofErr w:type="gramStart"/>
      <w:r w:rsidR="00A50FA1">
        <w:rPr>
          <w:rFonts w:hint="eastAsia"/>
        </w:rPr>
        <w:t>sudo</w:t>
      </w:r>
      <w:proofErr w:type="spellEnd"/>
      <w:proofErr w:type="gramEnd"/>
      <w:r w:rsidR="003D3A2C">
        <w:t xml:space="preserve"> </w:t>
      </w:r>
      <w:r w:rsidR="003407E2" w:rsidRPr="003407E2">
        <w:t>./</w:t>
      </w:r>
      <w:proofErr w:type="spellStart"/>
      <w:r w:rsidR="003407E2" w:rsidRPr="003407E2">
        <w:t>build_oai</w:t>
      </w:r>
      <w:proofErr w:type="spellEnd"/>
      <w:r w:rsidR="003407E2" w:rsidRPr="003407E2">
        <w:t xml:space="preserve"> -I --</w:t>
      </w:r>
      <w:proofErr w:type="spellStart"/>
      <w:r w:rsidR="003407E2" w:rsidRPr="003407E2">
        <w:t>phy_simulators</w:t>
      </w:r>
      <w:proofErr w:type="spellEnd"/>
      <w:r>
        <w:rPr>
          <w:rFonts w:hint="eastAsia"/>
        </w:rPr>
        <w:t xml:space="preserve"> </w:t>
      </w:r>
    </w:p>
    <w:p w14:paraId="569CC40D" w14:textId="6FCA59F2" w:rsidR="00A2572E" w:rsidRDefault="00FE69AD" w:rsidP="00FE69AD">
      <w:pPr>
        <w:ind w:left="60" w:firstLineChars="0" w:firstLine="420"/>
      </w:pPr>
      <w:r>
        <w:rPr>
          <w:rFonts w:hint="eastAsia"/>
          <w:noProof/>
        </w:rPr>
        <w:t>编译结果如图：</w:t>
      </w:r>
    </w:p>
    <w:p w14:paraId="6DF4704E" w14:textId="5AF78175" w:rsidR="00FE69AD" w:rsidRPr="00B65CF8" w:rsidRDefault="00FE69AD" w:rsidP="00B65CF8">
      <w:pPr>
        <w:ind w:firstLineChars="0" w:firstLine="0"/>
      </w:pPr>
      <w:r w:rsidRPr="00FE69AD">
        <w:rPr>
          <w:noProof/>
        </w:rPr>
        <w:drawing>
          <wp:inline distT="0" distB="0" distL="0" distR="0" wp14:anchorId="642E4C74" wp14:editId="21FC93C4">
            <wp:extent cx="5274310" cy="5568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DDA4" w14:textId="7A2D00C7" w:rsidR="00FE69AD" w:rsidRPr="00BE626C" w:rsidRDefault="00FE69AD" w:rsidP="00FE69AD">
      <w:pPr>
        <w:pStyle w:val="3"/>
        <w:ind w:firstLineChars="82" w:firstLine="198"/>
      </w:pPr>
      <w:r>
        <w:t>4</w:t>
      </w:r>
      <w:r w:rsidRPr="0076433A">
        <w:rPr>
          <w:rFonts w:hint="eastAsia"/>
        </w:rPr>
        <w:t>.</w:t>
      </w:r>
      <w:r>
        <w:t>3</w:t>
      </w:r>
      <w:r w:rsidRPr="0076433A">
        <w:rPr>
          <w:rFonts w:hint="eastAsia"/>
        </w:rPr>
        <w:t xml:space="preserve">. </w:t>
      </w:r>
      <w:r>
        <w:rPr>
          <w:rFonts w:hint="eastAsia"/>
        </w:rPr>
        <w:t>基站、用户编译</w:t>
      </w:r>
      <w:r>
        <w:rPr>
          <w:rFonts w:hint="eastAsia"/>
        </w:rPr>
        <w:t>(</w:t>
      </w:r>
      <w:r>
        <w:t xml:space="preserve">Building UEs, </w:t>
      </w:r>
      <w:proofErr w:type="spellStart"/>
      <w:r>
        <w:t>eNodeB</w:t>
      </w:r>
      <w:proofErr w:type="spellEnd"/>
      <w:r>
        <w:t xml:space="preserve"> and </w:t>
      </w:r>
      <w:proofErr w:type="spellStart"/>
      <w:r>
        <w:t>gNodeB</w:t>
      </w:r>
      <w:proofErr w:type="spellEnd"/>
      <w:r>
        <w:t xml:space="preserve"> </w:t>
      </w:r>
      <w:proofErr w:type="spellStart"/>
      <w:r>
        <w:t>Executables</w:t>
      </w:r>
      <w:proofErr w:type="spellEnd"/>
      <w:r>
        <w:t>)</w:t>
      </w:r>
    </w:p>
    <w:p w14:paraId="1AD93B6F" w14:textId="77777777" w:rsidR="00FE69AD" w:rsidRDefault="00FE69AD" w:rsidP="00FE69AD">
      <w:pPr>
        <w:ind w:firstLine="480"/>
      </w:pPr>
      <w:r>
        <w:t xml:space="preserve">1. </w:t>
      </w:r>
      <w:r>
        <w:rPr>
          <w:rFonts w:hint="eastAsia"/>
        </w:rPr>
        <w:t>进入：</w:t>
      </w:r>
      <w:r>
        <w:rPr>
          <w:rFonts w:hint="eastAsia"/>
        </w:rPr>
        <w:t>c</w:t>
      </w:r>
      <w:r>
        <w:t>d openairinterface5g</w:t>
      </w:r>
    </w:p>
    <w:p w14:paraId="1AC9E253" w14:textId="77777777" w:rsidR="00FE69AD" w:rsidRDefault="00FE69AD" w:rsidP="00FE69AD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执行：</w:t>
      </w:r>
      <w:r>
        <w:t xml:space="preserve">source </w:t>
      </w:r>
      <w:proofErr w:type="spellStart"/>
      <w:r>
        <w:t>oaienv</w:t>
      </w:r>
      <w:proofErr w:type="spellEnd"/>
    </w:p>
    <w:p w14:paraId="4DFC4B31" w14:textId="3DD430C3" w:rsidR="00FE69AD" w:rsidRDefault="00FE69AD" w:rsidP="00FE69AD">
      <w:pPr>
        <w:ind w:firstLine="48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进入：</w:t>
      </w:r>
      <w:r w:rsidR="009C73ED">
        <w:t xml:space="preserve">cd </w:t>
      </w:r>
      <w:proofErr w:type="spellStart"/>
      <w:r w:rsidR="009C73ED">
        <w:t>cmake_targets</w:t>
      </w:r>
      <w:proofErr w:type="spellEnd"/>
    </w:p>
    <w:p w14:paraId="571A1CA9" w14:textId="6EC5659C" w:rsidR="003D39BB" w:rsidRPr="00D9201B" w:rsidRDefault="00FE69AD" w:rsidP="003D39BB">
      <w:pPr>
        <w:ind w:firstLine="480"/>
      </w:pPr>
      <w:r>
        <w:t>4</w:t>
      </w:r>
      <w:r w:rsidR="003D39BB">
        <w:t>.</w:t>
      </w:r>
      <w:r w:rsidR="00B65CF8">
        <w:rPr>
          <w:rFonts w:hint="eastAsia"/>
        </w:rPr>
        <w:t xml:space="preserve"> </w:t>
      </w:r>
      <w:r>
        <w:rPr>
          <w:rFonts w:hint="eastAsia"/>
        </w:rPr>
        <w:t>基站、用户编译：</w:t>
      </w:r>
      <w:proofErr w:type="spellStart"/>
      <w:proofErr w:type="gramStart"/>
      <w:r w:rsidR="004E38A2"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r w:rsidRPr="00FE69AD">
        <w:t>./</w:t>
      </w:r>
      <w:proofErr w:type="spellStart"/>
      <w:r w:rsidRPr="00FE69AD">
        <w:t>build_oai</w:t>
      </w:r>
      <w:proofErr w:type="spellEnd"/>
      <w:r w:rsidRPr="00FE69AD">
        <w:t xml:space="preserve"> -I -w USRP --</w:t>
      </w:r>
      <w:proofErr w:type="spellStart"/>
      <w:r w:rsidRPr="00FE69AD">
        <w:t>eNB</w:t>
      </w:r>
      <w:proofErr w:type="spellEnd"/>
      <w:r w:rsidRPr="00FE69AD">
        <w:t xml:space="preserve"> --UE --</w:t>
      </w:r>
      <w:proofErr w:type="spellStart"/>
      <w:r w:rsidRPr="00FE69AD">
        <w:t>nrUE</w:t>
      </w:r>
      <w:proofErr w:type="spellEnd"/>
      <w:r w:rsidRPr="00FE69AD">
        <w:t xml:space="preserve"> </w:t>
      </w:r>
      <w:r w:rsidR="003D2353">
        <w:t>--</w:t>
      </w:r>
      <w:proofErr w:type="spellStart"/>
      <w:r w:rsidRPr="00FE69AD">
        <w:t>gNB</w:t>
      </w:r>
      <w:proofErr w:type="spellEnd"/>
      <w:r w:rsidR="002B01B6">
        <w:rPr>
          <w:rFonts w:hint="eastAsia"/>
        </w:rPr>
        <w:t>（若</w:t>
      </w:r>
      <w:r w:rsidR="002B01B6">
        <w:t>只用于仿真，可将命令中的</w:t>
      </w:r>
      <w:r w:rsidR="002B01B6">
        <w:rPr>
          <w:rFonts w:hint="eastAsia"/>
        </w:rPr>
        <w:t>USRP</w:t>
      </w:r>
      <w:r w:rsidR="002B01B6">
        <w:rPr>
          <w:rFonts w:hint="eastAsia"/>
        </w:rPr>
        <w:t>换成</w:t>
      </w:r>
      <w:r w:rsidR="002B01B6">
        <w:rPr>
          <w:rFonts w:hint="eastAsia"/>
        </w:rPr>
        <w:t>SIMU</w:t>
      </w:r>
      <w:r w:rsidR="002B01B6">
        <w:rPr>
          <w:rFonts w:hint="eastAsia"/>
        </w:rPr>
        <w:t>）</w:t>
      </w:r>
    </w:p>
    <w:p w14:paraId="79600436" w14:textId="4F5326E1" w:rsidR="00B822A0" w:rsidRDefault="00B822A0" w:rsidP="00B65CF8">
      <w:pPr>
        <w:ind w:firstLineChars="0" w:firstLine="0"/>
        <w:rPr>
          <w:noProof/>
        </w:rPr>
      </w:pPr>
      <w:r>
        <w:rPr>
          <w:rFonts w:hint="eastAsia"/>
          <w:noProof/>
        </w:rPr>
        <w:t>相关截图如下：</w:t>
      </w:r>
    </w:p>
    <w:p w14:paraId="601E265D" w14:textId="7E640856" w:rsidR="00B822A0" w:rsidRDefault="00B822A0" w:rsidP="00B65CF8">
      <w:pPr>
        <w:ind w:firstLineChars="0" w:firstLine="0"/>
      </w:pPr>
      <w:r>
        <w:rPr>
          <w:noProof/>
        </w:rPr>
        <w:drawing>
          <wp:inline distT="0" distB="0" distL="0" distR="0" wp14:anchorId="297C4F4E" wp14:editId="103D3DCD">
            <wp:extent cx="5274310" cy="55924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49FF" w14:textId="410D157F" w:rsidR="00FC7621" w:rsidRDefault="00FC7621" w:rsidP="00B65CF8">
      <w:pPr>
        <w:ind w:firstLineChars="0" w:firstLine="0"/>
      </w:pPr>
      <w:r>
        <w:rPr>
          <w:noProof/>
        </w:rPr>
        <w:drawing>
          <wp:inline distT="0" distB="0" distL="0" distR="0" wp14:anchorId="7DC78745" wp14:editId="0F7B56EA">
            <wp:extent cx="5274310" cy="257683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2EB3" w14:textId="2CACA54E" w:rsidR="00B822A0" w:rsidRPr="00BE626C" w:rsidRDefault="00B822A0" w:rsidP="00B822A0">
      <w:pPr>
        <w:pStyle w:val="3"/>
        <w:ind w:firstLineChars="82" w:firstLine="198"/>
      </w:pPr>
      <w:r>
        <w:t>4</w:t>
      </w:r>
      <w:r w:rsidRPr="0076433A">
        <w:rPr>
          <w:rFonts w:hint="eastAsia"/>
        </w:rPr>
        <w:t>.</w:t>
      </w:r>
      <w:r>
        <w:t>4</w:t>
      </w:r>
      <w:r w:rsidRPr="0076433A">
        <w:rPr>
          <w:rFonts w:hint="eastAsia"/>
        </w:rPr>
        <w:t xml:space="preserve"> </w:t>
      </w:r>
      <w:r>
        <w:rPr>
          <w:rFonts w:hint="eastAsia"/>
        </w:rPr>
        <w:t>射频模拟器编译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ui</w:t>
      </w:r>
      <w:r>
        <w:t xml:space="preserve">lding </w:t>
      </w:r>
      <w:proofErr w:type="spellStart"/>
      <w:r>
        <w:t>rfsimulator</w:t>
      </w:r>
      <w:proofErr w:type="spellEnd"/>
      <w:r>
        <w:t>)</w:t>
      </w:r>
    </w:p>
    <w:p w14:paraId="0E6B7509" w14:textId="6D446594" w:rsidR="00B822A0" w:rsidRDefault="00B822A0" w:rsidP="00B822A0">
      <w:pPr>
        <w:ind w:firstLine="480"/>
      </w:pPr>
      <w:r>
        <w:t xml:space="preserve">1. </w:t>
      </w:r>
      <w:r>
        <w:rPr>
          <w:rFonts w:hint="eastAsia"/>
        </w:rPr>
        <w:t>进入：</w:t>
      </w:r>
      <w:r>
        <w:rPr>
          <w:rFonts w:hint="eastAsia"/>
        </w:rPr>
        <w:t>c</w:t>
      </w:r>
      <w:r>
        <w:t>d openairinterface5g</w:t>
      </w:r>
      <w:r>
        <w:rPr>
          <w:rFonts w:hint="eastAsia"/>
        </w:rPr>
        <w:t>/</w:t>
      </w:r>
      <w:proofErr w:type="spellStart"/>
      <w:r>
        <w:t>cmake_targets</w:t>
      </w:r>
      <w:proofErr w:type="spellEnd"/>
      <w:r>
        <w:t>/</w:t>
      </w:r>
      <w:proofErr w:type="spellStart"/>
      <w:r>
        <w:t>ran_build</w:t>
      </w:r>
      <w:proofErr w:type="spellEnd"/>
      <w:r>
        <w:rPr>
          <w:rFonts w:hint="eastAsia"/>
        </w:rPr>
        <w:t>/</w:t>
      </w:r>
      <w:r>
        <w:t>build</w:t>
      </w:r>
    </w:p>
    <w:p w14:paraId="4B758341" w14:textId="0A156E74" w:rsidR="00B822A0" w:rsidRDefault="00B822A0" w:rsidP="00B822A0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射频模拟器编译：</w:t>
      </w:r>
      <w:proofErr w:type="spellStart"/>
      <w:proofErr w:type="gramStart"/>
      <w:r w:rsidR="000A2C6D">
        <w:rPr>
          <w:rFonts w:hint="eastAsia"/>
        </w:rPr>
        <w:t>sudo</w:t>
      </w:r>
      <w:proofErr w:type="spellEnd"/>
      <w:proofErr w:type="gramEnd"/>
      <w:r w:rsidR="000A2C6D">
        <w:rPr>
          <w:rFonts w:hint="eastAsia"/>
        </w:rPr>
        <w:t xml:space="preserve"> </w:t>
      </w:r>
      <w:r w:rsidRPr="00B822A0">
        <w:t xml:space="preserve">make </w:t>
      </w:r>
      <w:proofErr w:type="spellStart"/>
      <w:r w:rsidRPr="00B822A0">
        <w:t>rfsimulator</w:t>
      </w:r>
      <w:proofErr w:type="spellEnd"/>
    </w:p>
    <w:p w14:paraId="65993A73" w14:textId="41BD6168" w:rsidR="000A2B16" w:rsidRDefault="00B822A0" w:rsidP="00EC7F56">
      <w:pPr>
        <w:ind w:firstLineChars="0" w:firstLine="0"/>
      </w:pPr>
      <w:r>
        <w:rPr>
          <w:rFonts w:hint="eastAsia"/>
        </w:rPr>
        <w:t>(</w:t>
      </w:r>
      <w:proofErr w:type="gramStart"/>
      <w:r>
        <w:rPr>
          <w:rFonts w:hint="eastAsia"/>
        </w:rPr>
        <w:t>官网标明</w:t>
      </w:r>
      <w:proofErr w:type="gramEnd"/>
      <w:r>
        <w:rPr>
          <w:rFonts w:hint="eastAsia"/>
        </w:rPr>
        <w:t>：</w:t>
      </w:r>
      <w:r>
        <w:t xml:space="preserve">This is equivalent to using </w:t>
      </w:r>
      <w:r w:rsidRPr="00C124AD">
        <w:t>-w SIMU</w:t>
      </w:r>
      <w:r>
        <w:t xml:space="preserve"> when running the </w:t>
      </w:r>
      <w:proofErr w:type="spellStart"/>
      <w:r>
        <w:rPr>
          <w:rStyle w:val="HTML"/>
        </w:rPr>
        <w:t>build_oai</w:t>
      </w:r>
      <w:proofErr w:type="spellEnd"/>
      <w:r>
        <w:t xml:space="preserve"> script.)</w:t>
      </w:r>
    </w:p>
    <w:p w14:paraId="194EA7D4" w14:textId="1785E50F" w:rsidR="008F537E" w:rsidRDefault="008F537E" w:rsidP="00EC7F56">
      <w:pPr>
        <w:ind w:firstLineChars="0" w:firstLine="0"/>
      </w:pPr>
      <w:r>
        <w:rPr>
          <w:rFonts w:hint="eastAsia"/>
        </w:rPr>
        <w:t>相关截图：</w:t>
      </w:r>
    </w:p>
    <w:p w14:paraId="06B1225B" w14:textId="100CC3ED" w:rsidR="008F537E" w:rsidRPr="000A2B16" w:rsidRDefault="008F537E" w:rsidP="00EC7F56">
      <w:pPr>
        <w:ind w:firstLineChars="0" w:firstLine="0"/>
      </w:pPr>
      <w:r>
        <w:rPr>
          <w:noProof/>
        </w:rPr>
        <w:drawing>
          <wp:inline distT="0" distB="0" distL="0" distR="0" wp14:anchorId="41E03F25" wp14:editId="61B7BE47">
            <wp:extent cx="5274310" cy="6483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F501" w14:textId="329C7254" w:rsidR="008F537E" w:rsidRPr="00BE626C" w:rsidRDefault="008F537E" w:rsidP="008F537E">
      <w:pPr>
        <w:pStyle w:val="3"/>
        <w:ind w:firstLineChars="82" w:firstLine="198"/>
      </w:pPr>
      <w:r>
        <w:t>4</w:t>
      </w:r>
      <w:r w:rsidRPr="0076433A">
        <w:rPr>
          <w:rFonts w:hint="eastAsia"/>
        </w:rPr>
        <w:t>.</w:t>
      </w:r>
      <w:r>
        <w:t>5</w:t>
      </w:r>
      <w:r w:rsidRPr="0076433A">
        <w:rPr>
          <w:rFonts w:hint="eastAsia"/>
        </w:rPr>
        <w:t xml:space="preserve"> </w:t>
      </w:r>
      <w:r>
        <w:rPr>
          <w:rFonts w:hint="eastAsia"/>
        </w:rPr>
        <w:t>相关库函数编译</w:t>
      </w:r>
      <w:r>
        <w:rPr>
          <w:rFonts w:hint="eastAsia"/>
        </w:rPr>
        <w:t>(</w:t>
      </w:r>
      <w:r>
        <w:t>)</w:t>
      </w:r>
    </w:p>
    <w:p w14:paraId="68B01F65" w14:textId="339D491B" w:rsidR="008F537E" w:rsidRDefault="008F537E" w:rsidP="008F537E">
      <w:pPr>
        <w:ind w:firstLine="480"/>
      </w:pPr>
      <w:r>
        <w:t xml:space="preserve">1. </w:t>
      </w:r>
      <w:r>
        <w:rPr>
          <w:rFonts w:hint="eastAsia"/>
        </w:rPr>
        <w:t>进入：</w:t>
      </w:r>
      <w:r>
        <w:rPr>
          <w:rFonts w:hint="eastAsia"/>
        </w:rPr>
        <w:t>c</w:t>
      </w:r>
      <w:r>
        <w:t>d openairinterface5g</w:t>
      </w:r>
      <w:r>
        <w:rPr>
          <w:rFonts w:hint="eastAsia"/>
        </w:rPr>
        <w:t>/</w:t>
      </w:r>
      <w:proofErr w:type="spellStart"/>
      <w:r>
        <w:t>cmake_targets</w:t>
      </w:r>
      <w:proofErr w:type="spellEnd"/>
    </w:p>
    <w:p w14:paraId="47B16572" w14:textId="733B1E58" w:rsidR="008F537E" w:rsidRDefault="008F537E" w:rsidP="008F537E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库函数编译：</w:t>
      </w:r>
      <w:proofErr w:type="spellStart"/>
      <w:proofErr w:type="gramStart"/>
      <w:r w:rsidR="000A2C6D">
        <w:rPr>
          <w:rFonts w:hint="eastAsia"/>
        </w:rPr>
        <w:t>sudo</w:t>
      </w:r>
      <w:proofErr w:type="spellEnd"/>
      <w:proofErr w:type="gramEnd"/>
      <w:r w:rsidR="000A2C6D">
        <w:rPr>
          <w:rFonts w:hint="eastAsia"/>
        </w:rPr>
        <w:t xml:space="preserve"> </w:t>
      </w:r>
      <w:r>
        <w:t>./</w:t>
      </w:r>
      <w:proofErr w:type="spellStart"/>
      <w:r>
        <w:t>build_oai</w:t>
      </w:r>
      <w:proofErr w:type="spellEnd"/>
      <w:r>
        <w:t xml:space="preserve"> --build-lib all</w:t>
      </w:r>
    </w:p>
    <w:p w14:paraId="5134F762" w14:textId="11C23A7C" w:rsidR="00AB3673" w:rsidRDefault="008F537E" w:rsidP="006D37F7">
      <w:pPr>
        <w:ind w:firstLineChars="0" w:firstLine="0"/>
      </w:pPr>
      <w:r>
        <w:rPr>
          <w:rFonts w:hint="eastAsia"/>
        </w:rPr>
        <w:t>相关截图：</w:t>
      </w:r>
    </w:p>
    <w:p w14:paraId="16EA2ADF" w14:textId="1FE9195E" w:rsidR="00FD7BDB" w:rsidRDefault="008F537E" w:rsidP="006D37F7">
      <w:pPr>
        <w:ind w:firstLineChars="0" w:firstLine="0"/>
      </w:pPr>
      <w:r>
        <w:rPr>
          <w:noProof/>
        </w:rPr>
        <w:drawing>
          <wp:inline distT="0" distB="0" distL="0" distR="0" wp14:anchorId="0A8AACA8" wp14:editId="1DDED9AA">
            <wp:extent cx="5274310" cy="38798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3385" w14:textId="28069B76" w:rsidR="008F537E" w:rsidRDefault="008F537E" w:rsidP="008F537E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t xml:space="preserve">5. </w:t>
      </w:r>
      <w:r>
        <w:rPr>
          <w:rFonts w:hint="eastAsia"/>
          <w:shd w:val="clear" w:color="auto" w:fill="FFFFFF"/>
        </w:rPr>
        <w:t>调试过程</w:t>
      </w:r>
    </w:p>
    <w:p w14:paraId="2086BDEF" w14:textId="147CAEB2" w:rsidR="00FD7BDB" w:rsidRPr="00FD7BDB" w:rsidRDefault="00FD7BDB" w:rsidP="00FD7BDB">
      <w:pPr>
        <w:ind w:firstLine="480"/>
      </w:pPr>
      <w:r>
        <w:rPr>
          <w:rFonts w:hint="eastAsia"/>
        </w:rPr>
        <w:t>此部分记录我们编译成功前遇到的一些错误，以及如何改正这些错误，最后成功编译。</w:t>
      </w:r>
    </w:p>
    <w:p w14:paraId="76CFF709" w14:textId="3EC3E739" w:rsidR="00FD7BDB" w:rsidRDefault="00FD7BDB" w:rsidP="00FD7BDB">
      <w:pPr>
        <w:pStyle w:val="3"/>
        <w:ind w:firstLineChars="82" w:firstLine="198"/>
      </w:pPr>
      <w:proofErr w:type="gramStart"/>
      <w:r>
        <w:t>5</w:t>
      </w:r>
      <w:r w:rsidRPr="0076433A">
        <w:rPr>
          <w:rFonts w:hint="eastAsia"/>
        </w:rPr>
        <w:t>.</w:t>
      </w:r>
      <w:r>
        <w:t>1</w:t>
      </w:r>
      <w:r w:rsidRPr="0076433A">
        <w:rPr>
          <w:rFonts w:hint="eastAsia"/>
        </w:rPr>
        <w:t xml:space="preserve"> </w:t>
      </w:r>
      <w:r>
        <w:t>./</w:t>
      </w:r>
      <w:proofErr w:type="spellStart"/>
      <w:proofErr w:type="gramEnd"/>
      <w:r>
        <w:t>build_oai</w:t>
      </w:r>
      <w:proofErr w:type="spellEnd"/>
      <w:r>
        <w:rPr>
          <w:rFonts w:hint="eastAsia"/>
        </w:rPr>
        <w:t>时</w:t>
      </w:r>
      <w:r w:rsidRPr="00FD7BDB">
        <w:t>Installing ASN1</w:t>
      </w:r>
      <w:r>
        <w:rPr>
          <w:rFonts w:hint="eastAsia"/>
        </w:rPr>
        <w:t>出错</w:t>
      </w:r>
    </w:p>
    <w:p w14:paraId="7C8A56A9" w14:textId="07A03EA9" w:rsidR="00AD434A" w:rsidRDefault="00AD434A" w:rsidP="00AD434A">
      <w:pPr>
        <w:ind w:firstLine="480"/>
      </w:pPr>
      <w:r>
        <w:rPr>
          <w:rFonts w:hint="eastAsia"/>
        </w:rPr>
        <w:t>错误截图：</w:t>
      </w:r>
    </w:p>
    <w:p w14:paraId="29907C17" w14:textId="6F684911" w:rsidR="00AD434A" w:rsidRPr="00AD434A" w:rsidRDefault="00AD434A" w:rsidP="00AD434A">
      <w:pPr>
        <w:ind w:firstLineChars="0" w:firstLine="0"/>
      </w:pPr>
      <w:r>
        <w:rPr>
          <w:noProof/>
        </w:rPr>
        <w:drawing>
          <wp:inline distT="0" distB="0" distL="0" distR="0" wp14:anchorId="47ABF680" wp14:editId="587E698E">
            <wp:extent cx="5274310" cy="7943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33D2B" w14:textId="75E15CD6" w:rsidR="006D37F7" w:rsidRDefault="00AD434A" w:rsidP="00AD434A">
      <w:pPr>
        <w:ind w:firstLine="480"/>
      </w:pPr>
      <w:r>
        <w:rPr>
          <w:rFonts w:hint="eastAsia"/>
        </w:rPr>
        <w:t>分析：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网站连接不稳定，可以换时间多次尝试。或者找到</w:t>
      </w:r>
      <w:r w:rsidRPr="00AD434A">
        <w:t>/</w:t>
      </w:r>
      <w:proofErr w:type="spellStart"/>
      <w:r w:rsidRPr="00AD434A">
        <w:t>cmake</w:t>
      </w:r>
      <w:proofErr w:type="spellEnd"/>
      <w:r w:rsidRPr="00AD434A">
        <w:t xml:space="preserve"> target/tools/build helper</w:t>
      </w:r>
      <w:r>
        <w:rPr>
          <w:rFonts w:hint="eastAsia"/>
        </w:rPr>
        <w:t>文件，将涉及</w:t>
      </w:r>
      <w:r w:rsidR="00E843B6">
        <w:t>2190472.git</w:t>
      </w:r>
      <w:r w:rsidR="00E843B6">
        <w:rPr>
          <w:rFonts w:hint="eastAsia"/>
        </w:rPr>
        <w:t>文件</w:t>
      </w:r>
      <w:r w:rsidR="00E843B6">
        <w:t>下载</w:t>
      </w:r>
      <w:r>
        <w:rPr>
          <w:rFonts w:hint="eastAsia"/>
        </w:rPr>
        <w:t>的两行注释掉，如图</w:t>
      </w:r>
    </w:p>
    <w:p w14:paraId="7968634E" w14:textId="67B0A6CC" w:rsidR="00AD434A" w:rsidRDefault="00AD434A" w:rsidP="00AD434A">
      <w:pPr>
        <w:ind w:firstLineChars="0" w:firstLine="0"/>
      </w:pPr>
      <w:r>
        <w:rPr>
          <w:noProof/>
        </w:rPr>
        <w:drawing>
          <wp:inline distT="0" distB="0" distL="0" distR="0" wp14:anchorId="05F216F2" wp14:editId="501D27AB">
            <wp:extent cx="4853940" cy="552833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161" cy="58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8246" w14:textId="59068A27" w:rsidR="00AD434A" w:rsidRDefault="00AD434A" w:rsidP="00AD434A">
      <w:pPr>
        <w:pStyle w:val="3"/>
        <w:ind w:firstLineChars="82" w:firstLine="198"/>
      </w:pPr>
      <w:proofErr w:type="gramStart"/>
      <w:r>
        <w:t>5</w:t>
      </w:r>
      <w:r w:rsidRPr="0076433A">
        <w:rPr>
          <w:rFonts w:hint="eastAsia"/>
        </w:rPr>
        <w:t>.</w:t>
      </w:r>
      <w:r>
        <w:t>2</w:t>
      </w:r>
      <w:r w:rsidRPr="0076433A">
        <w:rPr>
          <w:rFonts w:hint="eastAsia"/>
        </w:rPr>
        <w:t xml:space="preserve"> </w:t>
      </w:r>
      <w:r>
        <w:t>./</w:t>
      </w:r>
      <w:proofErr w:type="spellStart"/>
      <w:proofErr w:type="gramEnd"/>
      <w:r>
        <w:t>build_oai</w:t>
      </w:r>
      <w:proofErr w:type="spellEnd"/>
      <w:r>
        <w:rPr>
          <w:rFonts w:hint="eastAsia"/>
        </w:rPr>
        <w:t>时</w:t>
      </w:r>
      <w:r w:rsidRPr="00AD434A">
        <w:t xml:space="preserve">Installing </w:t>
      </w:r>
      <w:proofErr w:type="spellStart"/>
      <w:r w:rsidRPr="00AD434A">
        <w:t>google</w:t>
      </w:r>
      <w:proofErr w:type="spellEnd"/>
      <w:r w:rsidRPr="00AD434A">
        <w:t xml:space="preserve"> </w:t>
      </w:r>
      <w:proofErr w:type="spellStart"/>
      <w:r w:rsidRPr="00AD434A">
        <w:t>Protobuf</w:t>
      </w:r>
      <w:proofErr w:type="spellEnd"/>
      <w:r w:rsidRPr="00AD434A">
        <w:t xml:space="preserve"> from sources</w:t>
      </w:r>
      <w:r>
        <w:rPr>
          <w:rFonts w:hint="eastAsia"/>
        </w:rPr>
        <w:t>出错</w:t>
      </w:r>
    </w:p>
    <w:p w14:paraId="3A460079" w14:textId="521FF996" w:rsidR="008F537E" w:rsidRDefault="00E12664" w:rsidP="00C124AD">
      <w:pPr>
        <w:ind w:firstLine="480"/>
      </w:pPr>
      <w:r>
        <w:rPr>
          <w:rFonts w:hint="eastAsia"/>
        </w:rPr>
        <w:t>同样找到</w:t>
      </w:r>
      <w:r w:rsidRPr="00AD434A">
        <w:t>/</w:t>
      </w:r>
      <w:proofErr w:type="spellStart"/>
      <w:r w:rsidRPr="00AD434A">
        <w:t>cmake</w:t>
      </w:r>
      <w:proofErr w:type="spellEnd"/>
      <w:r w:rsidRPr="00AD434A">
        <w:t xml:space="preserve"> target/tools/build helper</w:t>
      </w:r>
      <w:r>
        <w:rPr>
          <w:rFonts w:hint="eastAsia"/>
        </w:rPr>
        <w:t>文件。</w:t>
      </w:r>
      <w:proofErr w:type="spellStart"/>
      <w:r>
        <w:t>wget</w:t>
      </w:r>
      <w:proofErr w:type="spellEnd"/>
      <w:r>
        <w:rPr>
          <w:rFonts w:hint="eastAsia"/>
        </w:rPr>
        <w:t>部分意义是访问外网下载</w:t>
      </w:r>
      <w:r w:rsidR="00C124AD">
        <w:t xml:space="preserve"> </w:t>
      </w:r>
      <w:proofErr w:type="spellStart"/>
      <w:r w:rsidR="00E843B6">
        <w:t>protobuf</w:t>
      </w:r>
      <w:proofErr w:type="spellEnd"/>
      <w:r w:rsidR="00E843B6">
        <w:t xml:space="preserve"> -3.3.0</w:t>
      </w:r>
      <w:r w:rsidR="00C124AD">
        <w:rPr>
          <w:rFonts w:hint="eastAsia"/>
        </w:rPr>
        <w:t>.tar.gz</w:t>
      </w:r>
      <w:r>
        <w:rPr>
          <w:rFonts w:hint="eastAsia"/>
        </w:rPr>
        <w:t>。</w:t>
      </w:r>
      <w:r w:rsidR="00E843B6">
        <w:rPr>
          <w:rFonts w:hint="eastAsia"/>
        </w:rPr>
        <w:t>若未</w:t>
      </w:r>
      <w:r w:rsidR="00E843B6">
        <w:t>翻墙，</w:t>
      </w:r>
      <w:r w:rsidR="00E843B6">
        <w:rPr>
          <w:rFonts w:hint="eastAsia"/>
        </w:rPr>
        <w:t>或</w:t>
      </w:r>
      <w:r w:rsidR="00E843B6">
        <w:t>已翻墙仍编译失败</w:t>
      </w:r>
      <w:r w:rsidR="00E843B6">
        <w:rPr>
          <w:rFonts w:hint="eastAsia"/>
        </w:rPr>
        <w:t>，</w:t>
      </w:r>
      <w:r>
        <w:rPr>
          <w:rFonts w:hint="eastAsia"/>
        </w:rPr>
        <w:t>可以预先</w:t>
      </w:r>
      <w:r w:rsidR="00C124AD">
        <w:rPr>
          <w:rFonts w:hint="eastAsia"/>
        </w:rPr>
        <w:t>在网站</w:t>
      </w:r>
      <w:hyperlink r:id="rId18" w:history="1">
        <w:r w:rsidR="00C124AD" w:rsidRPr="0063328E">
          <w:rPr>
            <w:rStyle w:val="a5"/>
            <w:rFonts w:hint="eastAsia"/>
          </w:rPr>
          <w:t>h</w:t>
        </w:r>
        <w:r w:rsidR="00C124AD" w:rsidRPr="0063328E">
          <w:rPr>
            <w:rStyle w:val="a5"/>
          </w:rPr>
          <w:t>ttps://github.com/google/protobuf/releases/download/v3.3.0/pretobuf-cpp-3.3.0.tar.gz</w:t>
        </w:r>
      </w:hyperlink>
      <w:r w:rsidR="00C124AD">
        <w:rPr>
          <w:rFonts w:hint="eastAsia"/>
        </w:rPr>
        <w:t>上</w:t>
      </w:r>
      <w:r>
        <w:rPr>
          <w:rFonts w:hint="eastAsia"/>
        </w:rPr>
        <w:t>下载</w:t>
      </w:r>
      <w:proofErr w:type="spellStart"/>
      <w:r>
        <w:t>protobuf</w:t>
      </w:r>
      <w:proofErr w:type="spellEnd"/>
      <w:r>
        <w:t xml:space="preserve"> -3.3.0</w:t>
      </w:r>
      <w:r w:rsidR="00E843B6">
        <w:rPr>
          <w:rFonts w:hint="eastAsia"/>
        </w:rPr>
        <w:t>.tar.gz</w:t>
      </w:r>
      <w:r>
        <w:rPr>
          <w:rFonts w:hint="eastAsia"/>
        </w:rPr>
        <w:t>文件，</w:t>
      </w:r>
      <w:r w:rsidR="00E843B6">
        <w:rPr>
          <w:rFonts w:hint="eastAsia"/>
        </w:rPr>
        <w:t>拷贝</w:t>
      </w:r>
      <w:r w:rsidR="00E843B6">
        <w:t>到</w:t>
      </w:r>
      <w:r w:rsidR="00E843B6">
        <w:t>U</w:t>
      </w:r>
      <w:r w:rsidR="00E843B6">
        <w:rPr>
          <w:rFonts w:hint="eastAsia"/>
        </w:rPr>
        <w:t>buntu</w:t>
      </w:r>
      <w:r w:rsidR="00E843B6">
        <w:rPr>
          <w:rFonts w:hint="eastAsia"/>
        </w:rPr>
        <w:t>的</w:t>
      </w:r>
      <w:r w:rsidR="00E843B6">
        <w:rPr>
          <w:rFonts w:hint="eastAsia"/>
        </w:rPr>
        <w:t>/</w:t>
      </w:r>
      <w:proofErr w:type="spellStart"/>
      <w:r w:rsidR="00E843B6">
        <w:t>tmp</w:t>
      </w:r>
      <w:proofErr w:type="spellEnd"/>
      <w:r w:rsidR="00E843B6">
        <w:rPr>
          <w:rFonts w:hint="eastAsia"/>
        </w:rPr>
        <w:t>文件夹并注释</w:t>
      </w:r>
      <w:r w:rsidR="00E843B6">
        <w:t>掉下图中</w:t>
      </w:r>
      <w:r w:rsidR="00C124AD">
        <w:rPr>
          <w:rFonts w:hint="eastAsia"/>
        </w:rPr>
        <w:t>的三</w:t>
      </w:r>
      <w:r w:rsidR="00E843B6">
        <w:rPr>
          <w:rFonts w:hint="eastAsia"/>
        </w:rPr>
        <w:t>行</w:t>
      </w:r>
      <w:r w:rsidR="00E843B6">
        <w:t>后，再进行编译</w:t>
      </w:r>
      <w:r>
        <w:rPr>
          <w:rFonts w:hint="eastAsia"/>
        </w:rPr>
        <w:t>。</w:t>
      </w:r>
    </w:p>
    <w:p w14:paraId="0DA65FE4" w14:textId="229841BC" w:rsidR="00E12664" w:rsidRDefault="00C124AD" w:rsidP="00E12664">
      <w:pPr>
        <w:ind w:firstLineChars="0" w:firstLine="0"/>
      </w:pPr>
      <w:ins w:id="5" w:author="刘 源" w:date="2021-03-27T10:57:00Z">
        <w:r>
          <w:rPr>
            <w:noProof/>
          </w:rPr>
          <w:drawing>
            <wp:inline distT="0" distB="0" distL="0" distR="0" wp14:anchorId="461E84DD" wp14:editId="51CD2869">
              <wp:extent cx="5274310" cy="346710"/>
              <wp:effectExtent l="0" t="0" r="2540" b="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3467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66844B" w14:textId="4FF8B03B" w:rsidR="00E12664" w:rsidRDefault="00E12664" w:rsidP="00E12664">
      <w:pPr>
        <w:pStyle w:val="3"/>
        <w:ind w:firstLineChars="82" w:firstLine="198"/>
      </w:pPr>
      <w:proofErr w:type="gramStart"/>
      <w:r>
        <w:t>5</w:t>
      </w:r>
      <w:r w:rsidRPr="0076433A">
        <w:rPr>
          <w:rFonts w:hint="eastAsia"/>
        </w:rPr>
        <w:t>.</w:t>
      </w:r>
      <w:r>
        <w:t>3</w:t>
      </w:r>
      <w:r w:rsidRPr="0076433A">
        <w:rPr>
          <w:rFonts w:hint="eastAsia"/>
        </w:rPr>
        <w:t xml:space="preserve"> </w:t>
      </w:r>
      <w:r>
        <w:t>./</w:t>
      </w:r>
      <w:proofErr w:type="spellStart"/>
      <w:proofErr w:type="gramEnd"/>
      <w:r>
        <w:t>build_oai</w:t>
      </w:r>
      <w:proofErr w:type="spellEnd"/>
      <w:r>
        <w:rPr>
          <w:rFonts w:hint="eastAsia"/>
        </w:rPr>
        <w:t>时</w:t>
      </w:r>
      <w:r w:rsidRPr="00AD434A">
        <w:t xml:space="preserve">Installing </w:t>
      </w:r>
      <w:proofErr w:type="spellStart"/>
      <w:r w:rsidRPr="00AD434A">
        <w:t>Protobuf</w:t>
      </w:r>
      <w:proofErr w:type="spellEnd"/>
      <w:r>
        <w:t>-</w:t>
      </w:r>
      <w:r>
        <w:rPr>
          <w:rFonts w:hint="eastAsia"/>
        </w:rPr>
        <w:t>c</w:t>
      </w:r>
      <w:r>
        <w:rPr>
          <w:rFonts w:hint="eastAsia"/>
        </w:rPr>
        <w:t>出错</w:t>
      </w:r>
    </w:p>
    <w:p w14:paraId="319627C3" w14:textId="128DA5C5" w:rsidR="00E12664" w:rsidRDefault="00FC7621" w:rsidP="00E12664">
      <w:pPr>
        <w:ind w:firstLine="48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019B4E9" wp14:editId="5F1D4457">
            <wp:simplePos x="0" y="0"/>
            <wp:positionH relativeFrom="margin">
              <wp:align>left</wp:align>
            </wp:positionH>
            <wp:positionV relativeFrom="paragraph">
              <wp:posOffset>297180</wp:posOffset>
            </wp:positionV>
            <wp:extent cx="5274310" cy="80581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2664">
        <w:rPr>
          <w:rFonts w:hint="eastAsia"/>
        </w:rPr>
        <w:t>错误截图：</w:t>
      </w:r>
    </w:p>
    <w:p w14:paraId="7702FB93" w14:textId="77777777" w:rsidR="00FC7621" w:rsidRDefault="00E12664" w:rsidP="00E12664">
      <w:pPr>
        <w:ind w:firstLine="480"/>
      </w:pPr>
      <w:r>
        <w:rPr>
          <w:rFonts w:hint="eastAsia"/>
        </w:rPr>
        <w:t>这一步网上没有找到相关技术文档，我们检查了</w:t>
      </w:r>
      <w:r>
        <w:rPr>
          <w:rFonts w:hint="eastAsia"/>
        </w:rPr>
        <w:t>p</w:t>
      </w:r>
      <w:r>
        <w:t>rotobuf_install_log.txt</w:t>
      </w:r>
      <w:r>
        <w:rPr>
          <w:rFonts w:hint="eastAsia"/>
        </w:rPr>
        <w:t>文档，</w:t>
      </w:r>
    </w:p>
    <w:p w14:paraId="1AA1479C" w14:textId="77777777" w:rsidR="00FC7621" w:rsidRDefault="00FC7621" w:rsidP="00FC7621">
      <w:pPr>
        <w:ind w:firstLineChars="0" w:firstLine="0"/>
      </w:pPr>
      <w:r>
        <w:rPr>
          <w:rFonts w:hint="eastAsia"/>
        </w:rPr>
        <w:t>显示如下：</w:t>
      </w:r>
    </w:p>
    <w:p w14:paraId="2BE3DC91" w14:textId="77777777" w:rsidR="00FC7621" w:rsidRDefault="00FC7621" w:rsidP="00FC7621">
      <w:pPr>
        <w:ind w:left="480" w:hangingChars="200" w:hanging="480"/>
      </w:pPr>
      <w:r>
        <w:rPr>
          <w:noProof/>
        </w:rPr>
        <w:drawing>
          <wp:inline distT="0" distB="0" distL="0" distR="0" wp14:anchorId="4364C822" wp14:editId="2D7AA8D8">
            <wp:extent cx="5274310" cy="257619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2664">
        <w:rPr>
          <w:rFonts w:hint="eastAsia"/>
        </w:rPr>
        <w:t>应该是</w:t>
      </w:r>
      <w:r>
        <w:rPr>
          <w:rFonts w:hint="eastAsia"/>
        </w:rPr>
        <w:t>用户权限</w:t>
      </w:r>
      <w:r w:rsidR="00E12664">
        <w:rPr>
          <w:rFonts w:hint="eastAsia"/>
        </w:rPr>
        <w:t>的问题。我们选择</w:t>
      </w:r>
      <w:r>
        <w:rPr>
          <w:rFonts w:hint="eastAsia"/>
        </w:rPr>
        <w:t>输入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rPr>
          <w:rFonts w:hint="eastAsia"/>
        </w:rPr>
        <w:t>进入根用户</w:t>
      </w:r>
      <w:r w:rsidR="00E12664">
        <w:rPr>
          <w:rFonts w:hint="eastAsia"/>
        </w:rPr>
        <w:t>，</w:t>
      </w:r>
      <w:r>
        <w:rPr>
          <w:rFonts w:hint="eastAsia"/>
        </w:rPr>
        <w:t>重新执行能成</w:t>
      </w:r>
    </w:p>
    <w:p w14:paraId="57CA3F67" w14:textId="77777777" w:rsidR="00FC7621" w:rsidRDefault="00FC7621" w:rsidP="00FC7621">
      <w:pPr>
        <w:ind w:left="480" w:hangingChars="200" w:hanging="480"/>
      </w:pPr>
      <w:r>
        <w:rPr>
          <w:rFonts w:hint="eastAsia"/>
        </w:rPr>
        <w:t>功编译。</w:t>
      </w:r>
    </w:p>
    <w:p w14:paraId="30925251" w14:textId="11BA52B6" w:rsidR="00AB6786" w:rsidRDefault="00FC7621" w:rsidP="00AB6786">
      <w:pPr>
        <w:ind w:leftChars="200" w:left="480" w:firstLineChars="0" w:firstLine="0"/>
      </w:pPr>
      <w:r>
        <w:rPr>
          <w:rFonts w:hint="eastAsia"/>
        </w:rPr>
        <w:t>如果还遇到其他问题，我们将</w:t>
      </w:r>
      <w:r>
        <w:rPr>
          <w:rFonts w:hint="eastAsia"/>
        </w:rPr>
        <w:t>-</w:t>
      </w:r>
      <w:r>
        <w:t>I</w:t>
      </w:r>
      <w:r>
        <w:rPr>
          <w:rFonts w:hint="eastAsia"/>
        </w:rPr>
        <w:t>换成</w:t>
      </w:r>
      <w:r w:rsidR="00E12664">
        <w:rPr>
          <w:rFonts w:hint="eastAsia"/>
        </w:rPr>
        <w:t>-</w:t>
      </w:r>
      <w:r w:rsidR="00E12664">
        <w:t>C</w:t>
      </w:r>
      <w:r w:rsidR="00E12664">
        <w:rPr>
          <w:rFonts w:hint="eastAsia"/>
        </w:rPr>
        <w:t>删除</w:t>
      </w:r>
      <w:r w:rsidR="00AB6786">
        <w:rPr>
          <w:rFonts w:hint="eastAsia"/>
        </w:rPr>
        <w:t>所有编译</w:t>
      </w:r>
      <w:r w:rsidR="00E12664">
        <w:rPr>
          <w:rFonts w:hint="eastAsia"/>
        </w:rPr>
        <w:t>文件</w:t>
      </w:r>
      <w:r w:rsidR="00AB6786">
        <w:rPr>
          <w:rFonts w:hint="eastAsia"/>
        </w:rPr>
        <w:t>或</w:t>
      </w:r>
      <w:r w:rsidR="00AB6786">
        <w:t>-c</w:t>
      </w:r>
      <w:r w:rsidR="00AB6786">
        <w:rPr>
          <w:rFonts w:hint="eastAsia"/>
        </w:rPr>
        <w:t>删除该项已</w:t>
      </w:r>
    </w:p>
    <w:p w14:paraId="6E5F83FA" w14:textId="1ECF14F7" w:rsidR="00FC7621" w:rsidRPr="00C124AD" w:rsidRDefault="00AB6786" w:rsidP="00AB6786">
      <w:pPr>
        <w:ind w:firstLineChars="0" w:firstLine="0"/>
      </w:pPr>
      <w:r>
        <w:rPr>
          <w:rFonts w:hint="eastAsia"/>
        </w:rPr>
        <w:t>编译文件</w:t>
      </w:r>
      <w:r w:rsidR="00E12664">
        <w:rPr>
          <w:rFonts w:hint="eastAsia"/>
        </w:rPr>
        <w:t>，</w:t>
      </w:r>
      <w:r>
        <w:rPr>
          <w:rFonts w:hint="eastAsia"/>
        </w:rPr>
        <w:t>并</w:t>
      </w:r>
      <w:r w:rsidR="00FC7621">
        <w:rPr>
          <w:rFonts w:hint="eastAsia"/>
        </w:rPr>
        <w:t>重新</w:t>
      </w:r>
      <w:r>
        <w:rPr>
          <w:rFonts w:hint="eastAsia"/>
        </w:rPr>
        <w:t>编译</w:t>
      </w:r>
      <w:r w:rsidR="00FC7621">
        <w:rPr>
          <w:rFonts w:hint="eastAsia"/>
        </w:rPr>
        <w:t>，</w:t>
      </w:r>
      <w:r w:rsidR="00E12664">
        <w:rPr>
          <w:rFonts w:hint="eastAsia"/>
        </w:rPr>
        <w:t>即：</w:t>
      </w:r>
      <w:proofErr w:type="spellStart"/>
      <w:proofErr w:type="gramStart"/>
      <w:r w:rsidR="00270107">
        <w:rPr>
          <w:rFonts w:hint="eastAsia"/>
        </w:rPr>
        <w:t>sudo</w:t>
      </w:r>
      <w:proofErr w:type="spellEnd"/>
      <w:proofErr w:type="gramEnd"/>
      <w:r w:rsidR="00270107">
        <w:rPr>
          <w:rFonts w:hint="eastAsia"/>
        </w:rPr>
        <w:t xml:space="preserve"> </w:t>
      </w:r>
      <w:r w:rsidR="00E12664">
        <w:rPr>
          <w:rStyle w:val="HTML"/>
        </w:rPr>
        <w:t>.</w:t>
      </w:r>
      <w:r w:rsidR="00E12664" w:rsidRPr="00E12664">
        <w:rPr>
          <w:rStyle w:val="HTML"/>
          <w:rFonts w:ascii="Times New Roman" w:hAnsi="Times New Roman" w:cs="Times New Roman"/>
        </w:rPr>
        <w:t>/</w:t>
      </w:r>
      <w:proofErr w:type="spellStart"/>
      <w:r w:rsidR="00E12664" w:rsidRPr="00E12664">
        <w:rPr>
          <w:rStyle w:val="HTML"/>
          <w:rFonts w:ascii="Times New Roman" w:hAnsi="Times New Roman" w:cs="Times New Roman"/>
        </w:rPr>
        <w:t>build_oai</w:t>
      </w:r>
      <w:proofErr w:type="spellEnd"/>
      <w:r w:rsidR="00E12664" w:rsidRPr="00E12664">
        <w:rPr>
          <w:rStyle w:val="HTML"/>
          <w:rFonts w:ascii="Times New Roman" w:hAnsi="Times New Roman" w:cs="Times New Roman"/>
        </w:rPr>
        <w:t xml:space="preserve"> -C </w:t>
      </w:r>
      <w:r w:rsidR="00E12664" w:rsidRPr="00C124AD">
        <w:t>-w USRP --</w:t>
      </w:r>
      <w:proofErr w:type="spellStart"/>
      <w:r w:rsidR="00E12664" w:rsidRPr="00C124AD">
        <w:t>eNB</w:t>
      </w:r>
      <w:proofErr w:type="spellEnd"/>
      <w:r w:rsidR="00E12664" w:rsidRPr="00C124AD">
        <w:t xml:space="preserve"> --UE --</w:t>
      </w:r>
      <w:proofErr w:type="spellStart"/>
      <w:r w:rsidR="00E12664" w:rsidRPr="00C124AD">
        <w:t>nrUE</w:t>
      </w:r>
      <w:proofErr w:type="spellEnd"/>
      <w:r w:rsidR="00E12664" w:rsidRPr="00C124AD">
        <w:t xml:space="preserve"> –</w:t>
      </w:r>
      <w:proofErr w:type="spellStart"/>
      <w:r w:rsidR="00E12664" w:rsidRPr="00C124AD">
        <w:t>gNB</w:t>
      </w:r>
      <w:proofErr w:type="spellEnd"/>
      <w:r w:rsidR="00E12664" w:rsidRPr="00C124AD">
        <w:rPr>
          <w:rFonts w:hint="eastAsia"/>
        </w:rPr>
        <w:t>。可以成功编译。解决上述</w:t>
      </w:r>
    </w:p>
    <w:p w14:paraId="03454134" w14:textId="49406D26" w:rsidR="00E12664" w:rsidRPr="00C124AD" w:rsidRDefault="004B50DD" w:rsidP="00FC7621">
      <w:pPr>
        <w:ind w:left="480" w:hangingChars="200" w:hanging="480"/>
      </w:pPr>
      <w:r>
        <w:rPr>
          <w:rFonts w:hint="eastAsia"/>
        </w:rPr>
        <w:t>若干</w:t>
      </w:r>
      <w:r w:rsidR="00E12664" w:rsidRPr="00C124AD">
        <w:rPr>
          <w:rFonts w:hint="eastAsia"/>
        </w:rPr>
        <w:t>错误后，正确的编译过程如图：</w:t>
      </w:r>
    </w:p>
    <w:p w14:paraId="7FC84239" w14:textId="0B989B21" w:rsidR="00E12664" w:rsidRPr="00E12664" w:rsidRDefault="00E12664" w:rsidP="00E12664">
      <w:pPr>
        <w:ind w:firstLineChars="0" w:firstLine="0"/>
        <w:rPr>
          <w:rFonts w:eastAsia="宋体" w:cs="Times New Roman"/>
          <w:szCs w:val="24"/>
        </w:rPr>
      </w:pPr>
      <w:r>
        <w:rPr>
          <w:noProof/>
        </w:rPr>
        <w:drawing>
          <wp:inline distT="0" distB="0" distL="0" distR="0" wp14:anchorId="44E9C10C" wp14:editId="3168EB1E">
            <wp:extent cx="4923055" cy="22783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16" cy="228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3D3C4" w14:textId="4B57F68C" w:rsidR="002D5147" w:rsidRDefault="002D5147" w:rsidP="002D5147">
      <w:pPr>
        <w:pStyle w:val="2"/>
        <w:numPr>
          <w:ilvl w:val="0"/>
          <w:numId w:val="0"/>
        </w:numPr>
        <w:rPr>
          <w:shd w:val="clear" w:color="auto" w:fill="FFFFFF"/>
        </w:rPr>
      </w:pPr>
      <w:r>
        <w:rPr>
          <w:shd w:val="clear" w:color="auto" w:fill="FFFFFF"/>
        </w:rPr>
        <w:t xml:space="preserve">6. </w:t>
      </w:r>
      <w:r>
        <w:rPr>
          <w:rFonts w:hint="eastAsia"/>
          <w:shd w:val="clear" w:color="auto" w:fill="FFFFFF"/>
        </w:rPr>
        <w:t>测试过程</w:t>
      </w:r>
    </w:p>
    <w:p w14:paraId="089A2FEE" w14:textId="42F586AC" w:rsidR="002D5147" w:rsidRPr="002D5147" w:rsidRDefault="002D5147" w:rsidP="002D5147">
      <w:pPr>
        <w:ind w:firstLine="480"/>
      </w:pPr>
      <w:r>
        <w:rPr>
          <w:rFonts w:hint="eastAsia"/>
        </w:rPr>
        <w:t>成功编译所有命令后，进入测试过程。该部分主要介绍运行基站、用户代码后的相关现象</w:t>
      </w:r>
      <w:r w:rsidR="002579D9">
        <w:rPr>
          <w:rFonts w:hint="eastAsia"/>
        </w:rPr>
        <w:t>。如能成功显示</w:t>
      </w:r>
      <w:r w:rsidR="002579D9">
        <w:rPr>
          <w:rFonts w:hint="eastAsia"/>
        </w:rPr>
        <w:t>Q</w:t>
      </w:r>
      <w:r w:rsidR="002579D9">
        <w:t>PSK</w:t>
      </w:r>
      <w:r w:rsidR="002579D9">
        <w:rPr>
          <w:rFonts w:hint="eastAsia"/>
        </w:rPr>
        <w:t>星座图，则表明环境搭建成功，程序能成功运行。</w:t>
      </w:r>
    </w:p>
    <w:p w14:paraId="009964D0" w14:textId="02E56ACB" w:rsidR="002D5147" w:rsidRDefault="002D5147" w:rsidP="002D5147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打开终端，进入</w:t>
      </w:r>
      <w:r w:rsidR="00EE0BCC">
        <w:rPr>
          <w:rFonts w:hint="eastAsia"/>
        </w:rPr>
        <w:t>cd</w:t>
      </w:r>
      <w:r w:rsidR="00EE0BCC">
        <w:t>: openairinterface5g/</w:t>
      </w:r>
      <w:proofErr w:type="spellStart"/>
      <w:r w:rsidR="00EE0BCC">
        <w:t>cmake_targets</w:t>
      </w:r>
      <w:proofErr w:type="spellEnd"/>
      <w:r w:rsidR="00EE0BCC">
        <w:t>/</w:t>
      </w:r>
      <w:proofErr w:type="spellStart"/>
      <w:r w:rsidR="00EE0BCC">
        <w:t>ran_build</w:t>
      </w:r>
      <w:proofErr w:type="spellEnd"/>
      <w:r w:rsidR="00EE0BCC">
        <w:t>/build</w:t>
      </w:r>
    </w:p>
    <w:p w14:paraId="17BD222F" w14:textId="37F60F17" w:rsidR="002D5147" w:rsidRPr="00EE0BCC" w:rsidRDefault="00E40289" w:rsidP="002579D9">
      <w:pPr>
        <w:ind w:firstLine="480"/>
      </w:pPr>
      <w:r>
        <w:t xml:space="preserve">2. </w:t>
      </w:r>
      <w:r>
        <w:rPr>
          <w:rFonts w:hint="eastAsia"/>
        </w:rPr>
        <w:t>打开另一终端，进入同上的文件路径</w:t>
      </w:r>
    </w:p>
    <w:p w14:paraId="21A64AAE" w14:textId="6A196AF9" w:rsidR="008F537E" w:rsidRDefault="00E40289" w:rsidP="00EE0BCC">
      <w:pPr>
        <w:ind w:firstLine="480"/>
      </w:pPr>
      <w:r>
        <w:t>4</w:t>
      </w:r>
      <w:r w:rsidR="00EE0BCC">
        <w:t xml:space="preserve">. </w:t>
      </w:r>
      <w:r>
        <w:rPr>
          <w:rFonts w:hint="eastAsia"/>
        </w:rPr>
        <w:t>在第</w:t>
      </w:r>
      <w:r w:rsidR="002579D9">
        <w:rPr>
          <w:rFonts w:hint="eastAsia"/>
        </w:rPr>
        <w:t>一</w:t>
      </w:r>
      <w:r>
        <w:rPr>
          <w:rFonts w:hint="eastAsia"/>
        </w:rPr>
        <w:t>个终端运行用户：</w:t>
      </w:r>
      <w:proofErr w:type="spellStart"/>
      <w:proofErr w:type="gramStart"/>
      <w:r w:rsidRPr="00CD5E1A">
        <w:t>sudo</w:t>
      </w:r>
      <w:proofErr w:type="spellEnd"/>
      <w:proofErr w:type="gramEnd"/>
      <w:r w:rsidRPr="00CD5E1A">
        <w:t xml:space="preserve"> ./nr-</w:t>
      </w:r>
      <w:proofErr w:type="spellStart"/>
      <w:r w:rsidRPr="00CD5E1A">
        <w:t>uesoftmodem</w:t>
      </w:r>
      <w:proofErr w:type="spellEnd"/>
      <w:r w:rsidRPr="00CD5E1A">
        <w:t xml:space="preserve"> -d --</w:t>
      </w:r>
      <w:proofErr w:type="spellStart"/>
      <w:r w:rsidRPr="00CD5E1A">
        <w:t>rrc_config_path</w:t>
      </w:r>
      <w:proofErr w:type="spellEnd"/>
      <w:r w:rsidRPr="00CD5E1A">
        <w:t xml:space="preserve"> . --</w:t>
      </w:r>
      <w:proofErr w:type="spellStart"/>
      <w:r w:rsidRPr="00CD5E1A">
        <w:t>nokrnmod</w:t>
      </w:r>
      <w:proofErr w:type="spellEnd"/>
      <w:r w:rsidRPr="00CD5E1A">
        <w:t xml:space="preserve"> --</w:t>
      </w:r>
      <w:proofErr w:type="spellStart"/>
      <w:r w:rsidRPr="00CD5E1A">
        <w:t>phy</w:t>
      </w:r>
      <w:proofErr w:type="spellEnd"/>
      <w:r w:rsidRPr="00CD5E1A">
        <w:t>-test --</w:t>
      </w:r>
      <w:proofErr w:type="spellStart"/>
      <w:r w:rsidRPr="00CD5E1A">
        <w:t>rfsim</w:t>
      </w:r>
      <w:proofErr w:type="spellEnd"/>
      <w:r w:rsidRPr="00CD5E1A">
        <w:t xml:space="preserve"> --noS1</w:t>
      </w:r>
    </w:p>
    <w:p w14:paraId="26E2C85F" w14:textId="405CA15C" w:rsidR="002579D9" w:rsidRPr="002579D9" w:rsidRDefault="002579D9" w:rsidP="002579D9">
      <w:pPr>
        <w:ind w:firstLine="480"/>
        <w:jc w:val="left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在第二个终端运行基站：</w:t>
      </w:r>
      <w:proofErr w:type="spellStart"/>
      <w:proofErr w:type="gramStart"/>
      <w:r w:rsidRPr="00EE0BCC">
        <w:t>sudo</w:t>
      </w:r>
      <w:proofErr w:type="spellEnd"/>
      <w:proofErr w:type="gramEnd"/>
      <w:r w:rsidRPr="00EE0BCC">
        <w:t xml:space="preserve"> ./nr-</w:t>
      </w:r>
      <w:proofErr w:type="spellStart"/>
      <w:r w:rsidRPr="00EE0BCC">
        <w:t>softmodem</w:t>
      </w:r>
      <w:proofErr w:type="spellEnd"/>
      <w:r w:rsidRPr="00EE0BCC">
        <w:t xml:space="preserve"> -O ../../../ci-scripts/conf_files/gnb.band78.tm1.106PRB.usrpn300.conf --parallel-</w:t>
      </w:r>
      <w:proofErr w:type="spellStart"/>
      <w:r w:rsidRPr="00EE0BCC">
        <w:t>config</w:t>
      </w:r>
      <w:proofErr w:type="spellEnd"/>
      <w:r w:rsidRPr="00EE0BCC">
        <w:t xml:space="preserve"> PARALLEL_SINGLE_THREAD</w:t>
      </w:r>
      <w:r>
        <w:t xml:space="preserve"> </w:t>
      </w:r>
      <w:r w:rsidRPr="00EE0BCC">
        <w:t>--</w:t>
      </w:r>
      <w:proofErr w:type="spellStart"/>
      <w:r w:rsidRPr="00EE0BCC">
        <w:t>rfsim</w:t>
      </w:r>
      <w:proofErr w:type="spellEnd"/>
      <w:r w:rsidRPr="00EE0BCC">
        <w:t xml:space="preserve"> --</w:t>
      </w:r>
      <w:proofErr w:type="spellStart"/>
      <w:r w:rsidRPr="00EE0BCC">
        <w:t>phy</w:t>
      </w:r>
      <w:proofErr w:type="spellEnd"/>
      <w:r w:rsidRPr="00EE0BCC">
        <w:t>-test --</w:t>
      </w:r>
      <w:proofErr w:type="spellStart"/>
      <w:r w:rsidRPr="00EE0BCC">
        <w:t>rfsimulator.serveraddr</w:t>
      </w:r>
      <w:proofErr w:type="spellEnd"/>
      <w:r w:rsidRPr="00EE0BCC">
        <w:t xml:space="preserve"> server --noS1 </w:t>
      </w:r>
      <w:r>
        <w:t>-</w:t>
      </w:r>
      <w:r w:rsidRPr="00EE0BCC">
        <w:t>d</w:t>
      </w:r>
      <w:r>
        <w:t xml:space="preserve"> </w:t>
      </w:r>
      <w:r>
        <w:rPr>
          <w:rFonts w:hint="eastAsia"/>
        </w:rPr>
        <w:t>(</w:t>
      </w:r>
      <w:r>
        <w:t>PPT</w:t>
      </w:r>
      <w:r>
        <w:rPr>
          <w:rFonts w:hint="eastAsia"/>
        </w:rPr>
        <w:t>上</w:t>
      </w:r>
      <w:r>
        <w:rPr>
          <w:rFonts w:hint="eastAsia"/>
        </w:rPr>
        <w:t>-d</w:t>
      </w:r>
      <w:r>
        <w:rPr>
          <w:rFonts w:hint="eastAsia"/>
        </w:rPr>
        <w:t>格式有误，不能直接复制</w:t>
      </w:r>
      <w:r>
        <w:t>)</w:t>
      </w:r>
    </w:p>
    <w:p w14:paraId="6AB1E542" w14:textId="42DD948A" w:rsidR="00EE0BCC" w:rsidRDefault="002579D9" w:rsidP="00EE0BCC">
      <w:pPr>
        <w:ind w:firstLine="480"/>
      </w:pPr>
      <w:r>
        <w:rPr>
          <w:rFonts w:hint="eastAsia"/>
        </w:rPr>
        <w:t>用户</w:t>
      </w:r>
      <w:r w:rsidR="00EE0BCC">
        <w:rPr>
          <w:rFonts w:hint="eastAsia"/>
        </w:rPr>
        <w:t>终端截图：</w:t>
      </w:r>
    </w:p>
    <w:p w14:paraId="5F30A468" w14:textId="3CEC2C65" w:rsidR="00EE0BCC" w:rsidRPr="002579D9" w:rsidRDefault="002579D9" w:rsidP="002579D9">
      <w:pPr>
        <w:ind w:firstLine="480"/>
      </w:pPr>
      <w:r>
        <w:rPr>
          <w:noProof/>
        </w:rPr>
        <w:drawing>
          <wp:inline distT="0" distB="0" distL="0" distR="0" wp14:anchorId="61DE6DAD" wp14:editId="1C9FE3A0">
            <wp:extent cx="4594860" cy="2705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AEFC" w14:textId="4B6FEC2B" w:rsidR="00EE0BCC" w:rsidRDefault="002579D9" w:rsidP="00EE0BCC">
      <w:pPr>
        <w:ind w:firstLine="480"/>
      </w:pPr>
      <w:r>
        <w:rPr>
          <w:rFonts w:hint="eastAsia"/>
        </w:rPr>
        <w:t>基站终端</w:t>
      </w:r>
      <w:r w:rsidR="00EE0BCC">
        <w:rPr>
          <w:rFonts w:hint="eastAsia"/>
        </w:rPr>
        <w:t>截图：</w:t>
      </w:r>
    </w:p>
    <w:p w14:paraId="1FC4006B" w14:textId="548B369F" w:rsidR="002579D9" w:rsidRDefault="002579D9" w:rsidP="00EE0BCC">
      <w:pPr>
        <w:ind w:firstLine="480"/>
      </w:pPr>
      <w:r>
        <w:rPr>
          <w:noProof/>
        </w:rPr>
        <w:drawing>
          <wp:inline distT="0" distB="0" distL="0" distR="0" wp14:anchorId="390FCB59" wp14:editId="7D96ED94">
            <wp:extent cx="4602480" cy="26441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49E0" w14:textId="407E9361" w:rsidR="002579D9" w:rsidRDefault="002579D9" w:rsidP="002579D9">
      <w:pPr>
        <w:ind w:firstLine="480"/>
      </w:pPr>
    </w:p>
    <w:p w14:paraId="52E8B65F" w14:textId="44A934F3" w:rsidR="002579D9" w:rsidRDefault="002579D9" w:rsidP="002579D9">
      <w:pPr>
        <w:ind w:firstLine="480"/>
      </w:pPr>
    </w:p>
    <w:p w14:paraId="56F212FB" w14:textId="1FCEFD21" w:rsidR="002579D9" w:rsidRDefault="002579D9" w:rsidP="00614BD8">
      <w:pPr>
        <w:ind w:firstLineChars="0" w:firstLine="0"/>
      </w:pPr>
    </w:p>
    <w:p w14:paraId="62D19B93" w14:textId="50C3692A" w:rsidR="002579D9" w:rsidRPr="002579D9" w:rsidRDefault="002579D9" w:rsidP="002579D9">
      <w:pPr>
        <w:ind w:firstLine="480"/>
      </w:pPr>
      <w:r>
        <w:rPr>
          <w:rFonts w:hint="eastAsia"/>
        </w:rPr>
        <w:t>用户界面截图：</w:t>
      </w:r>
    </w:p>
    <w:p w14:paraId="1A5385EE" w14:textId="1D1C4054" w:rsidR="00CD5E1A" w:rsidRDefault="002579D9" w:rsidP="002579D9">
      <w:pPr>
        <w:ind w:firstLine="480"/>
      </w:pPr>
      <w:r w:rsidRPr="002579D9">
        <w:rPr>
          <w:noProof/>
        </w:rPr>
        <w:drawing>
          <wp:inline distT="0" distB="0" distL="0" distR="0" wp14:anchorId="14864EAA" wp14:editId="2F167356">
            <wp:extent cx="4316640" cy="40386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13" cy="407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78D0" w14:textId="783D15F3" w:rsidR="00CD5E1A" w:rsidRDefault="002579D9" w:rsidP="00CD5E1A">
      <w:pPr>
        <w:ind w:firstLine="480"/>
      </w:pPr>
      <w:r>
        <w:rPr>
          <w:rFonts w:hint="eastAsia"/>
        </w:rPr>
        <w:t>基站</w:t>
      </w:r>
      <w:r w:rsidR="00CD5E1A">
        <w:rPr>
          <w:rFonts w:hint="eastAsia"/>
        </w:rPr>
        <w:t>界面截图：</w:t>
      </w:r>
    </w:p>
    <w:p w14:paraId="42F1C7AF" w14:textId="446302CC" w:rsidR="00CD5E1A" w:rsidRDefault="002579D9" w:rsidP="002579D9">
      <w:pPr>
        <w:ind w:firstLine="480"/>
      </w:pPr>
      <w:r>
        <w:rPr>
          <w:noProof/>
        </w:rPr>
        <w:drawing>
          <wp:inline distT="0" distB="0" distL="0" distR="0" wp14:anchorId="361A8462" wp14:editId="5F353D0C">
            <wp:extent cx="4335946" cy="39471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894" cy="398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98FAC" w14:textId="28684945" w:rsidR="00EC7F56" w:rsidRDefault="00C41B9B" w:rsidP="00EC7F56">
      <w:pPr>
        <w:pStyle w:val="4"/>
        <w:ind w:firstLineChars="82" w:firstLine="198"/>
      </w:pPr>
      <w:r>
        <w:t>7</w:t>
      </w:r>
      <w:r w:rsidR="00EC7F56">
        <w:t xml:space="preserve"> </w:t>
      </w:r>
      <w:r w:rsidR="00EC7F56">
        <w:t>参考</w:t>
      </w:r>
      <w:r>
        <w:rPr>
          <w:rFonts w:hint="eastAsia"/>
        </w:rPr>
        <w:t>技术文档</w:t>
      </w:r>
      <w:r w:rsidR="00EC7F56">
        <w:t>链接</w:t>
      </w:r>
    </w:p>
    <w:p w14:paraId="43CFA3EC" w14:textId="5331623E" w:rsidR="00C41B9B" w:rsidRPr="00C41B9B" w:rsidRDefault="00C41B9B" w:rsidP="00C41B9B">
      <w:pPr>
        <w:pStyle w:val="4"/>
        <w:ind w:firstLineChars="82" w:firstLine="198"/>
      </w:pPr>
      <w:r>
        <w:t>7.1</w:t>
      </w:r>
      <w:r>
        <w:rPr>
          <w:rFonts w:hint="eastAsia"/>
        </w:rPr>
        <w:t xml:space="preserve"> </w:t>
      </w:r>
      <w:r>
        <w:rPr>
          <w:rFonts w:hint="eastAsia"/>
        </w:rPr>
        <w:t>准备阶段参考</w:t>
      </w:r>
    </w:p>
    <w:p w14:paraId="5D49670A" w14:textId="10EC0460" w:rsidR="00EC7F56" w:rsidRPr="00C41B9B" w:rsidRDefault="00EC7F56" w:rsidP="00C41B9B">
      <w:pPr>
        <w:ind w:firstLine="480"/>
        <w:rPr>
          <w:rStyle w:val="a5"/>
          <w:color w:val="auto"/>
          <w:u w:val="none"/>
        </w:rPr>
      </w:pPr>
      <w:r>
        <w:t xml:space="preserve">[1] </w:t>
      </w:r>
      <w:hyperlink r:id="rId27" w:history="1">
        <w:r w:rsidR="00C41B9B" w:rsidRPr="00EE0372">
          <w:rPr>
            <w:rStyle w:val="a5"/>
          </w:rPr>
          <w:t>https://linuxhint.com/install_ubuntu_18-04_virtualbox/</w:t>
        </w:r>
      </w:hyperlink>
      <w:r w:rsidR="00C41B9B">
        <w:rPr>
          <w:rFonts w:hint="eastAsia"/>
        </w:rPr>
        <w:t>配置虚拟机</w:t>
      </w:r>
    </w:p>
    <w:p w14:paraId="6402D541" w14:textId="20CC07C4" w:rsidR="00EC7F56" w:rsidRDefault="00EC7F56" w:rsidP="00EC7F56">
      <w:pPr>
        <w:ind w:firstLine="480"/>
      </w:pPr>
      <w:r>
        <w:t xml:space="preserve">[2] </w:t>
      </w:r>
      <w:hyperlink r:id="rId28" w:history="1">
        <w:r w:rsidR="00C41B9B" w:rsidRPr="00D83F60">
          <w:rPr>
            <w:rStyle w:val="a5"/>
          </w:rPr>
          <w:t>https://gitlab.eurecom.fr/oai/openairinterface5g/-/tree/develop</w:t>
        </w:r>
      </w:hyperlink>
      <w:r>
        <w:t xml:space="preserve"> .</w:t>
      </w:r>
      <w:r w:rsidR="00C41B9B">
        <w:rPr>
          <w:rFonts w:hint="eastAsia"/>
        </w:rPr>
        <w:t>源文件</w:t>
      </w:r>
    </w:p>
    <w:p w14:paraId="5BBC0AA9" w14:textId="359FC13A" w:rsidR="00EC7F56" w:rsidRDefault="00EC7F56" w:rsidP="00EC7F56">
      <w:pPr>
        <w:ind w:firstLine="480"/>
      </w:pPr>
      <w:r>
        <w:rPr>
          <w:rFonts w:hint="eastAsia"/>
        </w:rPr>
        <w:t>[</w:t>
      </w:r>
      <w:r>
        <w:t>3]</w:t>
      </w:r>
      <w:hyperlink r:id="rId29" w:anchor=":~:text=After%20you%20have%20installed%20Ubuntu,that%20is%20attached%20to%20NAT." w:history="1">
        <w:r w:rsidR="00C41B9B" w:rsidRPr="007A752D">
          <w:rPr>
            <w:rStyle w:val="a5"/>
          </w:rPr>
          <w:t>https://zhauniarovich.com/post/2020/2020-01-configuring-network/#:~:text=After%20you%20have%20installed%20Ubuntu,that%20is%20attached%20to%20NAT.</w:t>
        </w:r>
      </w:hyperlink>
      <w:r w:rsidR="00C41B9B">
        <w:rPr>
          <w:rFonts w:hint="eastAsia"/>
        </w:rPr>
        <w:t>配置虚拟机与主机网络</w:t>
      </w:r>
    </w:p>
    <w:p w14:paraId="4CC494BA" w14:textId="35BFEBAF" w:rsidR="00C41B9B" w:rsidRPr="00AD17CD" w:rsidRDefault="00C41B9B" w:rsidP="00EC7F56">
      <w:pPr>
        <w:ind w:firstLine="480"/>
      </w:pPr>
      <w:r>
        <w:rPr>
          <w:rFonts w:hint="eastAsia"/>
        </w:rPr>
        <w:t>[</w:t>
      </w:r>
      <w:r>
        <w:t>4]</w:t>
      </w:r>
      <w:r w:rsidRPr="00C41B9B">
        <w:t xml:space="preserve"> </w:t>
      </w:r>
      <w:hyperlink r:id="rId30" w:history="1">
        <w:r w:rsidRPr="004C6307">
          <w:rPr>
            <w:rStyle w:val="a5"/>
          </w:rPr>
          <w:t>https://www.yuque.com/guyuehu/blog/fgxogz</w:t>
        </w:r>
      </w:hyperlink>
      <w:r>
        <w:rPr>
          <w:rFonts w:hint="eastAsia"/>
        </w:rPr>
        <w:t>虚拟机共享主机</w:t>
      </w:r>
      <w:proofErr w:type="spellStart"/>
      <w:r>
        <w:rPr>
          <w:rFonts w:hint="eastAsia"/>
        </w:rPr>
        <w:t>v</w:t>
      </w:r>
      <w:r>
        <w:t>pn</w:t>
      </w:r>
      <w:proofErr w:type="spellEnd"/>
    </w:p>
    <w:p w14:paraId="01DB1DFA" w14:textId="49A22865" w:rsidR="00C41B9B" w:rsidRPr="00C41B9B" w:rsidRDefault="00C41B9B" w:rsidP="00C41B9B">
      <w:pPr>
        <w:pStyle w:val="4"/>
        <w:ind w:firstLineChars="82" w:firstLine="198"/>
      </w:pPr>
      <w:r>
        <w:t>7.2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 w:rsidR="00AD6935">
        <w:rPr>
          <w:rFonts w:hint="eastAsia"/>
        </w:rPr>
        <w:t>运行</w:t>
      </w:r>
      <w:r>
        <w:rPr>
          <w:rFonts w:hint="eastAsia"/>
        </w:rPr>
        <w:t>阶段参考</w:t>
      </w:r>
    </w:p>
    <w:p w14:paraId="73769945" w14:textId="06791F9A" w:rsidR="00415A57" w:rsidRDefault="00050072" w:rsidP="00CF47BD">
      <w:pPr>
        <w:ind w:firstLine="480"/>
      </w:pPr>
      <w:r>
        <w:rPr>
          <w:rFonts w:hint="eastAsia"/>
        </w:rPr>
        <w:t>[</w:t>
      </w:r>
      <w:r>
        <w:t xml:space="preserve">1] </w:t>
      </w:r>
      <w:hyperlink r:id="rId31" w:history="1">
        <w:r w:rsidR="00AD6935" w:rsidRPr="00AD6935">
          <w:rPr>
            <w:rStyle w:val="a5"/>
          </w:rPr>
          <w:t>https://blog.csdn.net/qq_43312835/article/details/107155211</w:t>
        </w:r>
      </w:hyperlink>
      <w:r w:rsidR="00AD6935">
        <w:t xml:space="preserve"> OAI </w:t>
      </w:r>
      <w:proofErr w:type="spellStart"/>
      <w:r w:rsidR="00AD6935">
        <w:rPr>
          <w:rFonts w:hint="eastAsia"/>
        </w:rPr>
        <w:t>r</w:t>
      </w:r>
      <w:r w:rsidR="00AD6935">
        <w:t>fsimulator</w:t>
      </w:r>
      <w:proofErr w:type="spellEnd"/>
      <w:r w:rsidR="00AD6935">
        <w:rPr>
          <w:rFonts w:hint="eastAsia"/>
        </w:rPr>
        <w:t>搭建教程</w:t>
      </w:r>
    </w:p>
    <w:p w14:paraId="27E2F1AB" w14:textId="658321BC" w:rsidR="00050072" w:rsidRDefault="00050072" w:rsidP="00050072">
      <w:pPr>
        <w:ind w:firstLine="480"/>
      </w:pPr>
      <w:r>
        <w:rPr>
          <w:rFonts w:hint="eastAsia"/>
        </w:rPr>
        <w:t>[</w:t>
      </w:r>
      <w:r>
        <w:t>2]</w:t>
      </w:r>
      <w:hyperlink r:id="rId32" w:history="1">
        <w:r w:rsidR="00AD6935" w:rsidRPr="007A752D">
          <w:rPr>
            <w:rStyle w:val="a5"/>
          </w:rPr>
          <w:t>https://gitlab.eurecom.fr/oai/openairinterface5g//blob/develop/doc/BUILD.md</w:t>
        </w:r>
      </w:hyperlink>
    </w:p>
    <w:p w14:paraId="72B20B3A" w14:textId="67949271" w:rsidR="00AD6935" w:rsidRDefault="00AD6935" w:rsidP="00AD6935">
      <w:pPr>
        <w:ind w:firstLineChars="0" w:firstLine="0"/>
      </w:pPr>
      <w:r>
        <w:rPr>
          <w:rFonts w:hint="eastAsia"/>
        </w:rPr>
        <w:t>如何编译</w:t>
      </w:r>
    </w:p>
    <w:p w14:paraId="541DBD76" w14:textId="6F44D720" w:rsidR="00AD6935" w:rsidRDefault="00AD6935" w:rsidP="00050072">
      <w:pPr>
        <w:ind w:firstLine="480"/>
      </w:pPr>
      <w:r>
        <w:rPr>
          <w:rFonts w:hint="eastAsia"/>
        </w:rPr>
        <w:t>[</w:t>
      </w:r>
      <w:r>
        <w:t>3]</w:t>
      </w:r>
      <w:hyperlink r:id="rId33" w:history="1">
        <w:r w:rsidRPr="00AD6935">
          <w:rPr>
            <w:rStyle w:val="a5"/>
          </w:rPr>
          <w:t>https://gitlab.eurecom.fr/oai/openairinterface5g//blob/develop/doc/RUNMODEM.md</w:t>
        </w:r>
      </w:hyperlink>
      <w:r>
        <w:rPr>
          <w:rFonts w:hint="eastAsia"/>
        </w:rPr>
        <w:t>如何运行</w:t>
      </w:r>
    </w:p>
    <w:p w14:paraId="3EFDDB37" w14:textId="4C4AA603" w:rsidR="00AD6935" w:rsidRDefault="00AD6935" w:rsidP="00050072">
      <w:pPr>
        <w:ind w:firstLine="480"/>
      </w:pPr>
      <w:r>
        <w:rPr>
          <w:rFonts w:hint="eastAsia"/>
        </w:rPr>
        <w:t>[</w:t>
      </w:r>
      <w:r>
        <w:t>4]</w:t>
      </w:r>
      <w:hyperlink r:id="rId34" w:history="1">
        <w:r w:rsidRPr="00DD66E8">
          <w:rPr>
            <w:rStyle w:val="a5"/>
          </w:rPr>
          <w:t>https://gitlab.eurecom.fr/oai/openairinterface5g//blob/develop/targets/ARCH/rfsimulator/README.md</w:t>
        </w:r>
      </w:hyperlink>
      <w:r>
        <w:t xml:space="preserve"> </w:t>
      </w:r>
      <w:r>
        <w:rPr>
          <w:rFonts w:hint="eastAsia"/>
        </w:rPr>
        <w:t>使用</w:t>
      </w:r>
      <w:r>
        <w:t>rf simulator</w:t>
      </w:r>
    </w:p>
    <w:p w14:paraId="66CF98AE" w14:textId="25E3E87C" w:rsidR="004B50DD" w:rsidRPr="00AD17CD" w:rsidRDefault="004B50DD" w:rsidP="00050072">
      <w:pPr>
        <w:ind w:firstLine="480"/>
      </w:pPr>
      <w:r>
        <w:rPr>
          <w:rFonts w:hint="eastAsia"/>
        </w:rPr>
        <w:t>[</w:t>
      </w:r>
      <w:r>
        <w:t>5]</w:t>
      </w:r>
      <w:hyperlink r:id="rId35" w:history="1">
        <w:r w:rsidRPr="002375F7">
          <w:rPr>
            <w:rStyle w:val="a5"/>
            <w:rFonts w:hint="eastAsia"/>
          </w:rPr>
          <w:t>h</w:t>
        </w:r>
        <w:r w:rsidRPr="002375F7">
          <w:rPr>
            <w:rStyle w:val="a5"/>
          </w:rPr>
          <w:t>ttps://github.com/google/protobuf/releases/download/v3.3.0/pretobuf-cpp-3.3.0.tar.gz</w:t>
        </w:r>
      </w:hyperlink>
      <w:r>
        <w:rPr>
          <w:rStyle w:val="a5"/>
        </w:rPr>
        <w:t xml:space="preserve"> </w:t>
      </w:r>
      <w:r>
        <w:rPr>
          <w:rFonts w:hint="eastAsia"/>
        </w:rPr>
        <w:t>下载</w:t>
      </w:r>
      <w:r>
        <w:rPr>
          <w:rFonts w:hint="eastAsia"/>
        </w:rPr>
        <w:t>p</w:t>
      </w:r>
      <w:r>
        <w:t>retobuf-</w:t>
      </w:r>
      <w:r>
        <w:rPr>
          <w:rFonts w:hint="eastAsia"/>
        </w:rPr>
        <w:t>cpp</w:t>
      </w:r>
      <w:r>
        <w:t>-3.3.0.tar.gz</w:t>
      </w:r>
      <w:r>
        <w:rPr>
          <w:rFonts w:hint="eastAsia"/>
        </w:rPr>
        <w:t>文件</w:t>
      </w:r>
    </w:p>
    <w:bookmarkEnd w:id="0"/>
    <w:bookmarkEnd w:id="1"/>
    <w:bookmarkEnd w:id="2"/>
    <w:bookmarkEnd w:id="3"/>
    <w:p w14:paraId="1EFFA5A7" w14:textId="77777777" w:rsidR="00662485" w:rsidRDefault="00662485" w:rsidP="00662485">
      <w:pPr>
        <w:ind w:firstLine="480"/>
        <w:rPr>
          <w:shd w:val="clear" w:color="auto" w:fill="FFFFFF"/>
        </w:rPr>
      </w:pPr>
    </w:p>
    <w:sectPr w:rsidR="00662485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C79E47" w14:textId="77777777" w:rsidR="00810671" w:rsidRDefault="00810671">
      <w:pPr>
        <w:spacing w:line="240" w:lineRule="auto"/>
        <w:ind w:firstLine="480"/>
      </w:pPr>
      <w:r>
        <w:separator/>
      </w:r>
    </w:p>
  </w:endnote>
  <w:endnote w:type="continuationSeparator" w:id="0">
    <w:p w14:paraId="0E12C13F" w14:textId="77777777" w:rsidR="00810671" w:rsidRDefault="00810671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L">
    <w:altName w:val="Times New Roman"/>
    <w:charset w:val="00"/>
    <w:family w:val="roman"/>
    <w:pitch w:val="default"/>
  </w:font>
  <w:font w:name="ITCCharterCom-Regular">
    <w:altName w:val="Times New Roman"/>
    <w:charset w:val="00"/>
    <w:family w:val="roman"/>
    <w:pitch w:val="default"/>
  </w:font>
  <w:font w:name="KTJ+ZIPHqe-25">
    <w:altName w:val="Times New Roman"/>
    <w:charset w:val="00"/>
    <w:family w:val="roman"/>
    <w:pitch w:val="default"/>
  </w:font>
  <w:font w:name="KTJ+ZIPHqh-80">
    <w:altName w:val="Times New Roman"/>
    <w:charset w:val="00"/>
    <w:family w:val="roman"/>
    <w:pitch w:val="default"/>
  </w:font>
  <w:font w:name="KTJ+ZIPHqe-16">
    <w:altName w:val="Times New Roman"/>
    <w:charset w:val="00"/>
    <w:family w:val="roman"/>
    <w:pitch w:val="default"/>
  </w:font>
  <w:font w:name="KTJ+ZIPHqd-9">
    <w:altName w:val="Times New Roman"/>
    <w:charset w:val="00"/>
    <w:family w:val="roman"/>
    <w:pitch w:val="default"/>
  </w:font>
  <w:font w:name="NimbusRomNo9L-Regu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84AF74" w14:textId="77777777" w:rsidR="00E12664" w:rsidRDefault="00E12664">
    <w:pPr>
      <w:pStyle w:val="ab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4D64FD" w14:textId="77777777" w:rsidR="00E12664" w:rsidRDefault="00E12664">
    <w:pPr>
      <w:pStyle w:val="ab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C18458" w14:textId="77777777" w:rsidR="00E12664" w:rsidRDefault="00E12664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C2B098" w14:textId="77777777" w:rsidR="00810671" w:rsidRDefault="00810671">
      <w:pPr>
        <w:spacing w:line="240" w:lineRule="auto"/>
        <w:ind w:firstLine="480"/>
      </w:pPr>
      <w:r>
        <w:separator/>
      </w:r>
    </w:p>
  </w:footnote>
  <w:footnote w:type="continuationSeparator" w:id="0">
    <w:p w14:paraId="6C3A2F0F" w14:textId="77777777" w:rsidR="00810671" w:rsidRDefault="00810671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91A63C" w14:textId="77777777" w:rsidR="00E12664" w:rsidRDefault="00E12664">
    <w:pPr>
      <w:pStyle w:val="aa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E1F024" w14:textId="77777777" w:rsidR="00E12664" w:rsidRDefault="00E12664">
    <w:pPr>
      <w:pStyle w:val="aa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F10E4E" w14:textId="77777777" w:rsidR="00E12664" w:rsidRDefault="00E12664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C00AD"/>
    <w:multiLevelType w:val="hybridMultilevel"/>
    <w:tmpl w:val="30C8EF64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0649436C"/>
    <w:multiLevelType w:val="hybridMultilevel"/>
    <w:tmpl w:val="62B4F072"/>
    <w:lvl w:ilvl="0" w:tplc="4B2AF6D2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337D6A"/>
    <w:multiLevelType w:val="hybridMultilevel"/>
    <w:tmpl w:val="D8EEE404"/>
    <w:lvl w:ilvl="0" w:tplc="23E2DB4E">
      <w:start w:val="1"/>
      <w:numFmt w:val="decimal"/>
      <w:lvlText w:val="%1."/>
      <w:lvlJc w:val="left"/>
      <w:pPr>
        <w:ind w:left="420" w:hanging="420"/>
      </w:pPr>
      <w:rPr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C1A68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52F5CCE"/>
    <w:multiLevelType w:val="hybridMultilevel"/>
    <w:tmpl w:val="2BFA72C8"/>
    <w:lvl w:ilvl="0" w:tplc="299497E2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299497E2">
      <w:start w:val="1"/>
      <w:numFmt w:val="decimal"/>
      <w:lvlText w:val="[%2]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5691908"/>
    <w:multiLevelType w:val="hybridMultilevel"/>
    <w:tmpl w:val="1E367984"/>
    <w:lvl w:ilvl="0" w:tplc="856ADD0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5B33687"/>
    <w:multiLevelType w:val="hybridMultilevel"/>
    <w:tmpl w:val="7FEA9FFA"/>
    <w:lvl w:ilvl="0" w:tplc="A748F3D2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1AFF54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1D726569"/>
    <w:multiLevelType w:val="hybridMultilevel"/>
    <w:tmpl w:val="141A68C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27022B1B"/>
    <w:multiLevelType w:val="hybridMultilevel"/>
    <w:tmpl w:val="AFA27426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27425BF2"/>
    <w:multiLevelType w:val="multilevel"/>
    <w:tmpl w:val="27425BF2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>
      <w:start w:val="15"/>
      <w:numFmt w:val="bullet"/>
      <w:lvlText w:val="%2.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2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6006217"/>
    <w:multiLevelType w:val="hybridMultilevel"/>
    <w:tmpl w:val="7ED2E1B8"/>
    <w:lvl w:ilvl="0" w:tplc="467A2E66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38E1605A"/>
    <w:multiLevelType w:val="hybridMultilevel"/>
    <w:tmpl w:val="5EB0ED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>
    <w:nsid w:val="41C44ED1"/>
    <w:multiLevelType w:val="hybridMultilevel"/>
    <w:tmpl w:val="BC18816C"/>
    <w:lvl w:ilvl="0" w:tplc="856ADD08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C9A7ACA"/>
    <w:multiLevelType w:val="hybridMultilevel"/>
    <w:tmpl w:val="C6041D6E"/>
    <w:lvl w:ilvl="0" w:tplc="23E2DB4E">
      <w:start w:val="1"/>
      <w:numFmt w:val="decimal"/>
      <w:lvlText w:val="%1."/>
      <w:lvlJc w:val="left"/>
      <w:pPr>
        <w:ind w:left="902" w:hanging="420"/>
      </w:pPr>
      <w:rPr>
        <w:u w:val="none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5">
    <w:nsid w:val="4E972FD1"/>
    <w:multiLevelType w:val="hybridMultilevel"/>
    <w:tmpl w:val="477831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0045FB0"/>
    <w:multiLevelType w:val="hybridMultilevel"/>
    <w:tmpl w:val="4B489F56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00C2988"/>
    <w:multiLevelType w:val="hybridMultilevel"/>
    <w:tmpl w:val="F4366D9A"/>
    <w:lvl w:ilvl="0" w:tplc="080E3AD6">
      <w:start w:val="1"/>
      <w:numFmt w:val="decimal"/>
      <w:pStyle w:val="2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0E11BBD"/>
    <w:multiLevelType w:val="hybridMultilevel"/>
    <w:tmpl w:val="C6DA0F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9">
    <w:nsid w:val="559E53A7"/>
    <w:multiLevelType w:val="hybridMultilevel"/>
    <w:tmpl w:val="F2C4F3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67B640E"/>
    <w:multiLevelType w:val="hybridMultilevel"/>
    <w:tmpl w:val="D666C4CC"/>
    <w:lvl w:ilvl="0" w:tplc="817CEB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76E6061"/>
    <w:multiLevelType w:val="hybridMultilevel"/>
    <w:tmpl w:val="526C4842"/>
    <w:lvl w:ilvl="0" w:tplc="851609F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584D4EDE"/>
    <w:multiLevelType w:val="hybridMultilevel"/>
    <w:tmpl w:val="7132E6E6"/>
    <w:lvl w:ilvl="0" w:tplc="F776FD5C">
      <w:start w:val="1"/>
      <w:numFmt w:val="decimal"/>
      <w:lvlText w:val="（%1）"/>
      <w:lvlJc w:val="left"/>
      <w:pPr>
        <w:ind w:left="115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9" w:hanging="420"/>
      </w:pPr>
    </w:lvl>
    <w:lvl w:ilvl="2" w:tplc="0409001B" w:tentative="1">
      <w:start w:val="1"/>
      <w:numFmt w:val="lowerRoman"/>
      <w:lvlText w:val="%3."/>
      <w:lvlJc w:val="right"/>
      <w:pPr>
        <w:ind w:left="1699" w:hanging="420"/>
      </w:pPr>
    </w:lvl>
    <w:lvl w:ilvl="3" w:tplc="0409000F" w:tentative="1">
      <w:start w:val="1"/>
      <w:numFmt w:val="decimal"/>
      <w:lvlText w:val="%4."/>
      <w:lvlJc w:val="left"/>
      <w:pPr>
        <w:ind w:left="2119" w:hanging="420"/>
      </w:pPr>
    </w:lvl>
    <w:lvl w:ilvl="4" w:tplc="04090019" w:tentative="1">
      <w:start w:val="1"/>
      <w:numFmt w:val="lowerLetter"/>
      <w:lvlText w:val="%5)"/>
      <w:lvlJc w:val="left"/>
      <w:pPr>
        <w:ind w:left="2539" w:hanging="420"/>
      </w:pPr>
    </w:lvl>
    <w:lvl w:ilvl="5" w:tplc="0409001B" w:tentative="1">
      <w:start w:val="1"/>
      <w:numFmt w:val="lowerRoman"/>
      <w:lvlText w:val="%6."/>
      <w:lvlJc w:val="right"/>
      <w:pPr>
        <w:ind w:left="2959" w:hanging="420"/>
      </w:pPr>
    </w:lvl>
    <w:lvl w:ilvl="6" w:tplc="0409000F" w:tentative="1">
      <w:start w:val="1"/>
      <w:numFmt w:val="decimal"/>
      <w:lvlText w:val="%7."/>
      <w:lvlJc w:val="left"/>
      <w:pPr>
        <w:ind w:left="3379" w:hanging="420"/>
      </w:pPr>
    </w:lvl>
    <w:lvl w:ilvl="7" w:tplc="04090019" w:tentative="1">
      <w:start w:val="1"/>
      <w:numFmt w:val="lowerLetter"/>
      <w:lvlText w:val="%8)"/>
      <w:lvlJc w:val="left"/>
      <w:pPr>
        <w:ind w:left="3799" w:hanging="420"/>
      </w:pPr>
    </w:lvl>
    <w:lvl w:ilvl="8" w:tplc="0409001B" w:tentative="1">
      <w:start w:val="1"/>
      <w:numFmt w:val="lowerRoman"/>
      <w:lvlText w:val="%9."/>
      <w:lvlJc w:val="right"/>
      <w:pPr>
        <w:ind w:left="4219" w:hanging="420"/>
      </w:pPr>
    </w:lvl>
  </w:abstractNum>
  <w:abstractNum w:abstractNumId="23">
    <w:nsid w:val="585C0755"/>
    <w:multiLevelType w:val="multilevel"/>
    <w:tmpl w:val="2C52D348"/>
    <w:lvl w:ilvl="0">
      <w:start w:val="1"/>
      <w:numFmt w:val="none"/>
      <w:lvlText w:val="1"/>
      <w:lvlJc w:val="left"/>
      <w:pPr>
        <w:ind w:left="6095" w:hanging="425"/>
      </w:pPr>
      <w:rPr>
        <w:rFonts w:hint="eastAsia"/>
      </w:rPr>
    </w:lvl>
    <w:lvl w:ilvl="1">
      <w:start w:val="1"/>
      <w:numFmt w:val="none"/>
      <w:lvlText w:val="1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>
    <w:nsid w:val="587720D8"/>
    <w:multiLevelType w:val="hybridMultilevel"/>
    <w:tmpl w:val="64185A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A9F44C5"/>
    <w:multiLevelType w:val="hybridMultilevel"/>
    <w:tmpl w:val="88E2EA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D194EBF"/>
    <w:multiLevelType w:val="hybridMultilevel"/>
    <w:tmpl w:val="75AA54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631850BD"/>
    <w:multiLevelType w:val="hybridMultilevel"/>
    <w:tmpl w:val="64849ECE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636B448A"/>
    <w:multiLevelType w:val="multilevel"/>
    <w:tmpl w:val="A014CB92"/>
    <w:lvl w:ilvl="0">
      <w:start w:val="1"/>
      <w:numFmt w:val="decimal"/>
      <w:isLgl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>
    <w:nsid w:val="66663396"/>
    <w:multiLevelType w:val="hybridMultilevel"/>
    <w:tmpl w:val="29ECCE6E"/>
    <w:lvl w:ilvl="0" w:tplc="66A66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71F61B5"/>
    <w:multiLevelType w:val="hybridMultilevel"/>
    <w:tmpl w:val="2E503A78"/>
    <w:lvl w:ilvl="0" w:tplc="69E6FFAA">
      <w:start w:val="1"/>
      <w:numFmt w:val="decimal"/>
      <w:lvlText w:val="[%1].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CC347B8"/>
    <w:multiLevelType w:val="multilevel"/>
    <w:tmpl w:val="6EE483DC"/>
    <w:lvl w:ilvl="0">
      <w:start w:val="1"/>
      <w:numFmt w:val="decimal"/>
      <w:isLgl/>
      <w:suff w:val="space"/>
      <w:lvlText w:val="%1"/>
      <w:lvlJc w:val="center"/>
      <w:pPr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lvlText w:val="%3.1.1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Restart w:val="1"/>
      <w:lvlText w:val="%4.1.1.1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>
    <w:nsid w:val="747B602B"/>
    <w:multiLevelType w:val="hybridMultilevel"/>
    <w:tmpl w:val="5ADC23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9797C98"/>
    <w:multiLevelType w:val="hybridMultilevel"/>
    <w:tmpl w:val="61CEA53E"/>
    <w:lvl w:ilvl="0" w:tplc="856ADD08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>
    <w:nsid w:val="7BC17574"/>
    <w:multiLevelType w:val="hybridMultilevel"/>
    <w:tmpl w:val="4C12DA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EF147D8"/>
    <w:multiLevelType w:val="hybridMultilevel"/>
    <w:tmpl w:val="DD78F1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8"/>
  </w:num>
  <w:num w:numId="3">
    <w:abstractNumId w:val="13"/>
  </w:num>
  <w:num w:numId="4">
    <w:abstractNumId w:val="29"/>
  </w:num>
  <w:num w:numId="5">
    <w:abstractNumId w:val="17"/>
  </w:num>
  <w:num w:numId="6">
    <w:abstractNumId w:val="3"/>
  </w:num>
  <w:num w:numId="7">
    <w:abstractNumId w:val="7"/>
  </w:num>
  <w:num w:numId="8">
    <w:abstractNumId w:val="1"/>
  </w:num>
  <w:num w:numId="9">
    <w:abstractNumId w:val="23"/>
  </w:num>
  <w:num w:numId="10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  <w:lvlOverride w:ilvl="0">
      <w:lvl w:ilvl="0">
        <w:start w:val="1"/>
        <w:numFmt w:val="none"/>
        <w:lvlText w:val="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none"/>
        <w:lvlText w:val="1.1"/>
        <w:lvlJc w:val="left"/>
        <w:pPr>
          <w:ind w:left="510" w:hanging="51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134" w:hanging="1134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2">
    <w:abstractNumId w:val="23"/>
    <w:lvlOverride w:ilvl="0">
      <w:lvl w:ilvl="0">
        <w:start w:val="1"/>
        <w:numFmt w:val="none"/>
        <w:lvlText w:val="1"/>
        <w:lvlJc w:val="left"/>
        <w:pPr>
          <w:ind w:left="6095" w:hanging="425"/>
        </w:pPr>
        <w:rPr>
          <w:rFonts w:hint="eastAsia"/>
        </w:rPr>
      </w:lvl>
    </w:lvlOverride>
    <w:lvlOverride w:ilvl="1">
      <w:lvl w:ilvl="1">
        <w:start w:val="1"/>
        <w:numFmt w:val="none"/>
        <w:lvlText w:val="1.1"/>
        <w:lvlJc w:val="left"/>
        <w:pPr>
          <w:ind w:left="425" w:hanging="425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13">
    <w:abstractNumId w:val="28"/>
  </w:num>
  <w:num w:numId="14">
    <w:abstractNumId w:val="31"/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33"/>
  </w:num>
  <w:num w:numId="22">
    <w:abstractNumId w:val="5"/>
  </w:num>
  <w:num w:numId="23">
    <w:abstractNumId w:val="9"/>
  </w:num>
  <w:num w:numId="24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20"/>
  </w:num>
  <w:num w:numId="27">
    <w:abstractNumId w:val="22"/>
  </w:num>
  <w:num w:numId="28">
    <w:abstractNumId w:val="11"/>
  </w:num>
  <w:num w:numId="29">
    <w:abstractNumId w:val="6"/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  <w:num w:numId="32">
    <w:abstractNumId w:val="18"/>
  </w:num>
  <w:num w:numId="33">
    <w:abstractNumId w:val="16"/>
  </w:num>
  <w:num w:numId="34">
    <w:abstractNumId w:val="27"/>
  </w:num>
  <w:num w:numId="35">
    <w:abstractNumId w:val="0"/>
  </w:num>
  <w:num w:numId="36">
    <w:abstractNumId w:val="15"/>
  </w:num>
  <w:num w:numId="37">
    <w:abstractNumId w:val="26"/>
  </w:num>
  <w:num w:numId="38">
    <w:abstractNumId w:val="32"/>
  </w:num>
  <w:num w:numId="39">
    <w:abstractNumId w:val="24"/>
  </w:num>
  <w:num w:numId="40">
    <w:abstractNumId w:val="17"/>
  </w:num>
  <w:num w:numId="41">
    <w:abstractNumId w:val="35"/>
  </w:num>
  <w:num w:numId="42">
    <w:abstractNumId w:val="25"/>
  </w:num>
  <w:num w:numId="43">
    <w:abstractNumId w:val="34"/>
  </w:num>
  <w:num w:numId="44">
    <w:abstractNumId w:val="19"/>
  </w:num>
  <w:num w:numId="45">
    <w:abstractNumId w:val="2"/>
  </w:num>
  <w:num w:numId="46">
    <w:abstractNumId w:val="14"/>
  </w:num>
  <w:num w:numId="47">
    <w:abstractNumId w:val="4"/>
  </w:num>
  <w:num w:numId="48">
    <w:abstractNumId w:val="17"/>
  </w:num>
  <w:num w:numId="49">
    <w:abstractNumId w:val="12"/>
  </w:num>
  <w:numIdMacAtCleanup w:val="4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刘 源">
    <w15:presenceInfo w15:providerId="Windows Live" w15:userId="0d43a0a4875724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EEC"/>
    <w:rsid w:val="00000014"/>
    <w:rsid w:val="000003FB"/>
    <w:rsid w:val="00000603"/>
    <w:rsid w:val="0000098D"/>
    <w:rsid w:val="00000ACD"/>
    <w:rsid w:val="00000C99"/>
    <w:rsid w:val="00000D10"/>
    <w:rsid w:val="00000EAE"/>
    <w:rsid w:val="00001291"/>
    <w:rsid w:val="00001B5E"/>
    <w:rsid w:val="00001EFD"/>
    <w:rsid w:val="000022B3"/>
    <w:rsid w:val="00002367"/>
    <w:rsid w:val="0000331C"/>
    <w:rsid w:val="00003681"/>
    <w:rsid w:val="0000372F"/>
    <w:rsid w:val="00004238"/>
    <w:rsid w:val="00004807"/>
    <w:rsid w:val="00004AB7"/>
    <w:rsid w:val="00004CE9"/>
    <w:rsid w:val="00004D1B"/>
    <w:rsid w:val="0000539A"/>
    <w:rsid w:val="000054FB"/>
    <w:rsid w:val="00005B1C"/>
    <w:rsid w:val="00005C1A"/>
    <w:rsid w:val="00005F70"/>
    <w:rsid w:val="00006C8E"/>
    <w:rsid w:val="000070F7"/>
    <w:rsid w:val="000072B7"/>
    <w:rsid w:val="00007C75"/>
    <w:rsid w:val="00010327"/>
    <w:rsid w:val="000106C9"/>
    <w:rsid w:val="0001143A"/>
    <w:rsid w:val="00011851"/>
    <w:rsid w:val="00011BFD"/>
    <w:rsid w:val="0001248D"/>
    <w:rsid w:val="000127DC"/>
    <w:rsid w:val="00012A8D"/>
    <w:rsid w:val="00012E33"/>
    <w:rsid w:val="000139A5"/>
    <w:rsid w:val="00013E73"/>
    <w:rsid w:val="000150C8"/>
    <w:rsid w:val="0001566F"/>
    <w:rsid w:val="000160FF"/>
    <w:rsid w:val="00016295"/>
    <w:rsid w:val="00016C12"/>
    <w:rsid w:val="00016D0E"/>
    <w:rsid w:val="000172DD"/>
    <w:rsid w:val="000200C8"/>
    <w:rsid w:val="000201AA"/>
    <w:rsid w:val="000203F8"/>
    <w:rsid w:val="0002045D"/>
    <w:rsid w:val="00020D5D"/>
    <w:rsid w:val="00021730"/>
    <w:rsid w:val="00022231"/>
    <w:rsid w:val="000222B7"/>
    <w:rsid w:val="000228B0"/>
    <w:rsid w:val="000229FE"/>
    <w:rsid w:val="00022C15"/>
    <w:rsid w:val="00023DAC"/>
    <w:rsid w:val="00024247"/>
    <w:rsid w:val="000252A1"/>
    <w:rsid w:val="00026BBE"/>
    <w:rsid w:val="00026DC6"/>
    <w:rsid w:val="00026EA7"/>
    <w:rsid w:val="000304EA"/>
    <w:rsid w:val="00030D50"/>
    <w:rsid w:val="00031179"/>
    <w:rsid w:val="000317E0"/>
    <w:rsid w:val="000320F4"/>
    <w:rsid w:val="00032ECF"/>
    <w:rsid w:val="000333B2"/>
    <w:rsid w:val="00033619"/>
    <w:rsid w:val="0003385D"/>
    <w:rsid w:val="0003392A"/>
    <w:rsid w:val="00033FCA"/>
    <w:rsid w:val="0003458C"/>
    <w:rsid w:val="0003476D"/>
    <w:rsid w:val="00034BC1"/>
    <w:rsid w:val="000354AF"/>
    <w:rsid w:val="00035A21"/>
    <w:rsid w:val="00036283"/>
    <w:rsid w:val="00036642"/>
    <w:rsid w:val="000367AB"/>
    <w:rsid w:val="00036823"/>
    <w:rsid w:val="00037BF5"/>
    <w:rsid w:val="00037EBC"/>
    <w:rsid w:val="00040448"/>
    <w:rsid w:val="00040D66"/>
    <w:rsid w:val="000413B5"/>
    <w:rsid w:val="00041467"/>
    <w:rsid w:val="000414EA"/>
    <w:rsid w:val="000417AF"/>
    <w:rsid w:val="0004262E"/>
    <w:rsid w:val="0004293D"/>
    <w:rsid w:val="00042A64"/>
    <w:rsid w:val="00042B31"/>
    <w:rsid w:val="00043092"/>
    <w:rsid w:val="000432B2"/>
    <w:rsid w:val="00043B72"/>
    <w:rsid w:val="0004417D"/>
    <w:rsid w:val="000444DF"/>
    <w:rsid w:val="00044F62"/>
    <w:rsid w:val="00045115"/>
    <w:rsid w:val="00045DB2"/>
    <w:rsid w:val="00046087"/>
    <w:rsid w:val="000462FB"/>
    <w:rsid w:val="00046A7D"/>
    <w:rsid w:val="0004725E"/>
    <w:rsid w:val="00047335"/>
    <w:rsid w:val="000476A0"/>
    <w:rsid w:val="00047B79"/>
    <w:rsid w:val="00047BE4"/>
    <w:rsid w:val="00050072"/>
    <w:rsid w:val="000500A3"/>
    <w:rsid w:val="00050774"/>
    <w:rsid w:val="0005087C"/>
    <w:rsid w:val="000517DD"/>
    <w:rsid w:val="00051EDE"/>
    <w:rsid w:val="000520E5"/>
    <w:rsid w:val="00052B3D"/>
    <w:rsid w:val="00052C61"/>
    <w:rsid w:val="00052E93"/>
    <w:rsid w:val="00053751"/>
    <w:rsid w:val="00053E02"/>
    <w:rsid w:val="00054DC5"/>
    <w:rsid w:val="00054EFE"/>
    <w:rsid w:val="00055099"/>
    <w:rsid w:val="00055607"/>
    <w:rsid w:val="00055AF2"/>
    <w:rsid w:val="00055EEB"/>
    <w:rsid w:val="00056048"/>
    <w:rsid w:val="00056329"/>
    <w:rsid w:val="00056752"/>
    <w:rsid w:val="00056CD9"/>
    <w:rsid w:val="00057375"/>
    <w:rsid w:val="0005754A"/>
    <w:rsid w:val="00057684"/>
    <w:rsid w:val="00057B02"/>
    <w:rsid w:val="00057C32"/>
    <w:rsid w:val="00060482"/>
    <w:rsid w:val="00060D90"/>
    <w:rsid w:val="0006146A"/>
    <w:rsid w:val="00061886"/>
    <w:rsid w:val="0006216C"/>
    <w:rsid w:val="00062573"/>
    <w:rsid w:val="00062A93"/>
    <w:rsid w:val="00064DC7"/>
    <w:rsid w:val="0006541C"/>
    <w:rsid w:val="000671F6"/>
    <w:rsid w:val="00067A98"/>
    <w:rsid w:val="00067B1B"/>
    <w:rsid w:val="00067CF2"/>
    <w:rsid w:val="00067EC9"/>
    <w:rsid w:val="00070551"/>
    <w:rsid w:val="00070739"/>
    <w:rsid w:val="00070E93"/>
    <w:rsid w:val="000712A0"/>
    <w:rsid w:val="0007168C"/>
    <w:rsid w:val="000716BE"/>
    <w:rsid w:val="00071E60"/>
    <w:rsid w:val="00072609"/>
    <w:rsid w:val="00072A2E"/>
    <w:rsid w:val="00072B0B"/>
    <w:rsid w:val="00073A4E"/>
    <w:rsid w:val="000741A5"/>
    <w:rsid w:val="000741D2"/>
    <w:rsid w:val="000747F5"/>
    <w:rsid w:val="00074815"/>
    <w:rsid w:val="00074DEE"/>
    <w:rsid w:val="00075AD1"/>
    <w:rsid w:val="00076759"/>
    <w:rsid w:val="00076F46"/>
    <w:rsid w:val="000773D2"/>
    <w:rsid w:val="00080622"/>
    <w:rsid w:val="00080B76"/>
    <w:rsid w:val="00080EEF"/>
    <w:rsid w:val="00080F7B"/>
    <w:rsid w:val="0008163C"/>
    <w:rsid w:val="000818C9"/>
    <w:rsid w:val="00081DC3"/>
    <w:rsid w:val="00081DD3"/>
    <w:rsid w:val="00081FFB"/>
    <w:rsid w:val="0008323D"/>
    <w:rsid w:val="00083546"/>
    <w:rsid w:val="000843B8"/>
    <w:rsid w:val="0008444A"/>
    <w:rsid w:val="000848CE"/>
    <w:rsid w:val="0008631D"/>
    <w:rsid w:val="00086694"/>
    <w:rsid w:val="00086873"/>
    <w:rsid w:val="0008688B"/>
    <w:rsid w:val="00086A80"/>
    <w:rsid w:val="00086E69"/>
    <w:rsid w:val="00087333"/>
    <w:rsid w:val="0008796E"/>
    <w:rsid w:val="000879AD"/>
    <w:rsid w:val="00087B9A"/>
    <w:rsid w:val="000904FB"/>
    <w:rsid w:val="00090C39"/>
    <w:rsid w:val="00091006"/>
    <w:rsid w:val="00091454"/>
    <w:rsid w:val="00091535"/>
    <w:rsid w:val="00091B27"/>
    <w:rsid w:val="00091B4C"/>
    <w:rsid w:val="0009255A"/>
    <w:rsid w:val="000938F1"/>
    <w:rsid w:val="00094131"/>
    <w:rsid w:val="00094FF5"/>
    <w:rsid w:val="00095D48"/>
    <w:rsid w:val="00095FF9"/>
    <w:rsid w:val="0009624A"/>
    <w:rsid w:val="00097136"/>
    <w:rsid w:val="0009742A"/>
    <w:rsid w:val="00097D33"/>
    <w:rsid w:val="000A0A8D"/>
    <w:rsid w:val="000A1233"/>
    <w:rsid w:val="000A16CF"/>
    <w:rsid w:val="000A2A4A"/>
    <w:rsid w:val="000A2B16"/>
    <w:rsid w:val="000A2BA8"/>
    <w:rsid w:val="000A2BF9"/>
    <w:rsid w:val="000A2C6D"/>
    <w:rsid w:val="000A307E"/>
    <w:rsid w:val="000A36CC"/>
    <w:rsid w:val="000A374C"/>
    <w:rsid w:val="000A437B"/>
    <w:rsid w:val="000A44EE"/>
    <w:rsid w:val="000A4F75"/>
    <w:rsid w:val="000A5171"/>
    <w:rsid w:val="000A5323"/>
    <w:rsid w:val="000A59EE"/>
    <w:rsid w:val="000A5BB1"/>
    <w:rsid w:val="000A6321"/>
    <w:rsid w:val="000A634C"/>
    <w:rsid w:val="000A6E57"/>
    <w:rsid w:val="000A77EE"/>
    <w:rsid w:val="000A7BB3"/>
    <w:rsid w:val="000A7C5D"/>
    <w:rsid w:val="000A7C78"/>
    <w:rsid w:val="000B051C"/>
    <w:rsid w:val="000B14AD"/>
    <w:rsid w:val="000B1C20"/>
    <w:rsid w:val="000B2E77"/>
    <w:rsid w:val="000B2E79"/>
    <w:rsid w:val="000B3172"/>
    <w:rsid w:val="000B3941"/>
    <w:rsid w:val="000B396B"/>
    <w:rsid w:val="000B397D"/>
    <w:rsid w:val="000B3CC5"/>
    <w:rsid w:val="000B402F"/>
    <w:rsid w:val="000B4899"/>
    <w:rsid w:val="000B4C22"/>
    <w:rsid w:val="000B4E3D"/>
    <w:rsid w:val="000B53FC"/>
    <w:rsid w:val="000B57AD"/>
    <w:rsid w:val="000B5999"/>
    <w:rsid w:val="000B5AA4"/>
    <w:rsid w:val="000B5C5C"/>
    <w:rsid w:val="000B5FBF"/>
    <w:rsid w:val="000B6BE1"/>
    <w:rsid w:val="000B6C25"/>
    <w:rsid w:val="000B6F60"/>
    <w:rsid w:val="000B7351"/>
    <w:rsid w:val="000B746E"/>
    <w:rsid w:val="000B761B"/>
    <w:rsid w:val="000B7AD6"/>
    <w:rsid w:val="000C0A62"/>
    <w:rsid w:val="000C1146"/>
    <w:rsid w:val="000C145B"/>
    <w:rsid w:val="000C193B"/>
    <w:rsid w:val="000C1A9B"/>
    <w:rsid w:val="000C1CF5"/>
    <w:rsid w:val="000C211A"/>
    <w:rsid w:val="000C212F"/>
    <w:rsid w:val="000C2409"/>
    <w:rsid w:val="000C271C"/>
    <w:rsid w:val="000C28B7"/>
    <w:rsid w:val="000C2AFC"/>
    <w:rsid w:val="000C2B5A"/>
    <w:rsid w:val="000C33F1"/>
    <w:rsid w:val="000C37F2"/>
    <w:rsid w:val="000C3D3B"/>
    <w:rsid w:val="000C3D4F"/>
    <w:rsid w:val="000C405E"/>
    <w:rsid w:val="000C4087"/>
    <w:rsid w:val="000C4614"/>
    <w:rsid w:val="000C46C1"/>
    <w:rsid w:val="000C4A13"/>
    <w:rsid w:val="000C50EB"/>
    <w:rsid w:val="000C5F5F"/>
    <w:rsid w:val="000C688D"/>
    <w:rsid w:val="000C6891"/>
    <w:rsid w:val="000C7C61"/>
    <w:rsid w:val="000D087E"/>
    <w:rsid w:val="000D0CDD"/>
    <w:rsid w:val="000D171C"/>
    <w:rsid w:val="000D19C4"/>
    <w:rsid w:val="000D1AED"/>
    <w:rsid w:val="000D1AEF"/>
    <w:rsid w:val="000D1B4D"/>
    <w:rsid w:val="000D1F44"/>
    <w:rsid w:val="000D2CDF"/>
    <w:rsid w:val="000D2F82"/>
    <w:rsid w:val="000D332F"/>
    <w:rsid w:val="000D362D"/>
    <w:rsid w:val="000D39B5"/>
    <w:rsid w:val="000D3F07"/>
    <w:rsid w:val="000D41F7"/>
    <w:rsid w:val="000D426B"/>
    <w:rsid w:val="000D4E0F"/>
    <w:rsid w:val="000D5E1F"/>
    <w:rsid w:val="000D6465"/>
    <w:rsid w:val="000D6803"/>
    <w:rsid w:val="000D6BF9"/>
    <w:rsid w:val="000D6DC5"/>
    <w:rsid w:val="000D76BC"/>
    <w:rsid w:val="000D7815"/>
    <w:rsid w:val="000D79CE"/>
    <w:rsid w:val="000E0630"/>
    <w:rsid w:val="000E0BF6"/>
    <w:rsid w:val="000E0E66"/>
    <w:rsid w:val="000E0E9D"/>
    <w:rsid w:val="000E12C3"/>
    <w:rsid w:val="000E12EF"/>
    <w:rsid w:val="000E1A14"/>
    <w:rsid w:val="000E1D32"/>
    <w:rsid w:val="000E200F"/>
    <w:rsid w:val="000E20F9"/>
    <w:rsid w:val="000E282E"/>
    <w:rsid w:val="000E3BB9"/>
    <w:rsid w:val="000E43A2"/>
    <w:rsid w:val="000E4679"/>
    <w:rsid w:val="000E496A"/>
    <w:rsid w:val="000E543A"/>
    <w:rsid w:val="000E55F4"/>
    <w:rsid w:val="000E56C2"/>
    <w:rsid w:val="000E57EA"/>
    <w:rsid w:val="000E58EA"/>
    <w:rsid w:val="000E5932"/>
    <w:rsid w:val="000E5966"/>
    <w:rsid w:val="000E5ED8"/>
    <w:rsid w:val="000E60F3"/>
    <w:rsid w:val="000E6231"/>
    <w:rsid w:val="000E6841"/>
    <w:rsid w:val="000E6DE6"/>
    <w:rsid w:val="000E7132"/>
    <w:rsid w:val="000E7267"/>
    <w:rsid w:val="000F0213"/>
    <w:rsid w:val="000F0ADE"/>
    <w:rsid w:val="000F101B"/>
    <w:rsid w:val="000F1919"/>
    <w:rsid w:val="000F1E0E"/>
    <w:rsid w:val="000F2145"/>
    <w:rsid w:val="000F2754"/>
    <w:rsid w:val="000F27B0"/>
    <w:rsid w:val="000F3327"/>
    <w:rsid w:val="000F3969"/>
    <w:rsid w:val="000F3BCC"/>
    <w:rsid w:val="000F4450"/>
    <w:rsid w:val="000F4FB6"/>
    <w:rsid w:val="000F577B"/>
    <w:rsid w:val="000F5DD8"/>
    <w:rsid w:val="000F5E4C"/>
    <w:rsid w:val="000F639A"/>
    <w:rsid w:val="000F6C53"/>
    <w:rsid w:val="000F7094"/>
    <w:rsid w:val="000F7A83"/>
    <w:rsid w:val="001003E1"/>
    <w:rsid w:val="001004BE"/>
    <w:rsid w:val="001006C0"/>
    <w:rsid w:val="00100A08"/>
    <w:rsid w:val="00100B90"/>
    <w:rsid w:val="00101758"/>
    <w:rsid w:val="00101CE5"/>
    <w:rsid w:val="00101D4B"/>
    <w:rsid w:val="0010267E"/>
    <w:rsid w:val="00102B56"/>
    <w:rsid w:val="0010312D"/>
    <w:rsid w:val="0010314B"/>
    <w:rsid w:val="001033B6"/>
    <w:rsid w:val="0010345A"/>
    <w:rsid w:val="001041AA"/>
    <w:rsid w:val="00104378"/>
    <w:rsid w:val="00104676"/>
    <w:rsid w:val="00104AF5"/>
    <w:rsid w:val="00105113"/>
    <w:rsid w:val="00105BAF"/>
    <w:rsid w:val="00105DCA"/>
    <w:rsid w:val="00106247"/>
    <w:rsid w:val="00106566"/>
    <w:rsid w:val="0010754D"/>
    <w:rsid w:val="00110511"/>
    <w:rsid w:val="00110580"/>
    <w:rsid w:val="0011061F"/>
    <w:rsid w:val="00111072"/>
    <w:rsid w:val="00111147"/>
    <w:rsid w:val="0011124B"/>
    <w:rsid w:val="0011142B"/>
    <w:rsid w:val="00111F31"/>
    <w:rsid w:val="001127C8"/>
    <w:rsid w:val="001128E0"/>
    <w:rsid w:val="00112A35"/>
    <w:rsid w:val="00112FAC"/>
    <w:rsid w:val="00113E25"/>
    <w:rsid w:val="001143D7"/>
    <w:rsid w:val="0011448D"/>
    <w:rsid w:val="001145A8"/>
    <w:rsid w:val="00115879"/>
    <w:rsid w:val="001161FB"/>
    <w:rsid w:val="00116249"/>
    <w:rsid w:val="00117D69"/>
    <w:rsid w:val="001201EA"/>
    <w:rsid w:val="00120C23"/>
    <w:rsid w:val="00121097"/>
    <w:rsid w:val="001214BA"/>
    <w:rsid w:val="0012278B"/>
    <w:rsid w:val="001229EB"/>
    <w:rsid w:val="00123354"/>
    <w:rsid w:val="00123E8F"/>
    <w:rsid w:val="00123EAC"/>
    <w:rsid w:val="001242FB"/>
    <w:rsid w:val="00124DDD"/>
    <w:rsid w:val="001253F9"/>
    <w:rsid w:val="00125B16"/>
    <w:rsid w:val="00125E6B"/>
    <w:rsid w:val="00125EDD"/>
    <w:rsid w:val="00126115"/>
    <w:rsid w:val="00126EFE"/>
    <w:rsid w:val="00127380"/>
    <w:rsid w:val="00127706"/>
    <w:rsid w:val="001279C4"/>
    <w:rsid w:val="00127AAE"/>
    <w:rsid w:val="0013054E"/>
    <w:rsid w:val="001308D2"/>
    <w:rsid w:val="00130B78"/>
    <w:rsid w:val="00130EC0"/>
    <w:rsid w:val="00131072"/>
    <w:rsid w:val="001311FF"/>
    <w:rsid w:val="001313A5"/>
    <w:rsid w:val="001315C4"/>
    <w:rsid w:val="00131D37"/>
    <w:rsid w:val="00132D5B"/>
    <w:rsid w:val="00132DA9"/>
    <w:rsid w:val="0013301F"/>
    <w:rsid w:val="001344F4"/>
    <w:rsid w:val="001347F5"/>
    <w:rsid w:val="001347FE"/>
    <w:rsid w:val="00134E2C"/>
    <w:rsid w:val="00134F9A"/>
    <w:rsid w:val="001351CB"/>
    <w:rsid w:val="00135B3F"/>
    <w:rsid w:val="0013610D"/>
    <w:rsid w:val="00136253"/>
    <w:rsid w:val="0013706A"/>
    <w:rsid w:val="00137574"/>
    <w:rsid w:val="00137620"/>
    <w:rsid w:val="0014018A"/>
    <w:rsid w:val="00140329"/>
    <w:rsid w:val="001409F6"/>
    <w:rsid w:val="00140DA2"/>
    <w:rsid w:val="001417D4"/>
    <w:rsid w:val="00141C8F"/>
    <w:rsid w:val="001423C4"/>
    <w:rsid w:val="001424B8"/>
    <w:rsid w:val="0014296C"/>
    <w:rsid w:val="00142A32"/>
    <w:rsid w:val="001430F5"/>
    <w:rsid w:val="001433CD"/>
    <w:rsid w:val="00143516"/>
    <w:rsid w:val="00143BEF"/>
    <w:rsid w:val="00143CA2"/>
    <w:rsid w:val="001447F4"/>
    <w:rsid w:val="00145516"/>
    <w:rsid w:val="00145F81"/>
    <w:rsid w:val="0014619A"/>
    <w:rsid w:val="00146718"/>
    <w:rsid w:val="00146A06"/>
    <w:rsid w:val="001473DA"/>
    <w:rsid w:val="00150239"/>
    <w:rsid w:val="00150864"/>
    <w:rsid w:val="00150B89"/>
    <w:rsid w:val="00151A0F"/>
    <w:rsid w:val="00151C28"/>
    <w:rsid w:val="001522ED"/>
    <w:rsid w:val="001525BF"/>
    <w:rsid w:val="001527CF"/>
    <w:rsid w:val="00152C85"/>
    <w:rsid w:val="001530A5"/>
    <w:rsid w:val="0015399A"/>
    <w:rsid w:val="00153B87"/>
    <w:rsid w:val="00153C2B"/>
    <w:rsid w:val="00153DD7"/>
    <w:rsid w:val="00153FC6"/>
    <w:rsid w:val="00154212"/>
    <w:rsid w:val="0015458B"/>
    <w:rsid w:val="00154DB8"/>
    <w:rsid w:val="00155AC7"/>
    <w:rsid w:val="00155C33"/>
    <w:rsid w:val="00156B61"/>
    <w:rsid w:val="001570CC"/>
    <w:rsid w:val="001573F5"/>
    <w:rsid w:val="0015792E"/>
    <w:rsid w:val="00157FB0"/>
    <w:rsid w:val="001602F2"/>
    <w:rsid w:val="001614E0"/>
    <w:rsid w:val="00161AA6"/>
    <w:rsid w:val="00162330"/>
    <w:rsid w:val="001628BD"/>
    <w:rsid w:val="001637F0"/>
    <w:rsid w:val="00163A8C"/>
    <w:rsid w:val="00163D00"/>
    <w:rsid w:val="001642AD"/>
    <w:rsid w:val="0016447F"/>
    <w:rsid w:val="001645E7"/>
    <w:rsid w:val="00164C1A"/>
    <w:rsid w:val="00164DD0"/>
    <w:rsid w:val="00164F42"/>
    <w:rsid w:val="0016509A"/>
    <w:rsid w:val="00165A61"/>
    <w:rsid w:val="0016670A"/>
    <w:rsid w:val="00166960"/>
    <w:rsid w:val="00166FBF"/>
    <w:rsid w:val="0016764D"/>
    <w:rsid w:val="001677F2"/>
    <w:rsid w:val="00170290"/>
    <w:rsid w:val="00171274"/>
    <w:rsid w:val="00171337"/>
    <w:rsid w:val="001714F1"/>
    <w:rsid w:val="001718B2"/>
    <w:rsid w:val="001726D9"/>
    <w:rsid w:val="001727BF"/>
    <w:rsid w:val="00173413"/>
    <w:rsid w:val="00173C8A"/>
    <w:rsid w:val="001748D6"/>
    <w:rsid w:val="00174E37"/>
    <w:rsid w:val="00175634"/>
    <w:rsid w:val="001757C8"/>
    <w:rsid w:val="00175C8B"/>
    <w:rsid w:val="0017673B"/>
    <w:rsid w:val="0017701B"/>
    <w:rsid w:val="001771F5"/>
    <w:rsid w:val="001773FB"/>
    <w:rsid w:val="00177E38"/>
    <w:rsid w:val="00180044"/>
    <w:rsid w:val="001809A0"/>
    <w:rsid w:val="00181162"/>
    <w:rsid w:val="00181A66"/>
    <w:rsid w:val="00181EF1"/>
    <w:rsid w:val="00181FBF"/>
    <w:rsid w:val="0018236F"/>
    <w:rsid w:val="0018243D"/>
    <w:rsid w:val="0018244D"/>
    <w:rsid w:val="00182501"/>
    <w:rsid w:val="00182646"/>
    <w:rsid w:val="001831B0"/>
    <w:rsid w:val="001835CC"/>
    <w:rsid w:val="00183A4B"/>
    <w:rsid w:val="0018408C"/>
    <w:rsid w:val="00184AED"/>
    <w:rsid w:val="00185270"/>
    <w:rsid w:val="001852F2"/>
    <w:rsid w:val="001862B8"/>
    <w:rsid w:val="0018630F"/>
    <w:rsid w:val="001866C1"/>
    <w:rsid w:val="00186C6E"/>
    <w:rsid w:val="00186F89"/>
    <w:rsid w:val="0018747F"/>
    <w:rsid w:val="00187B2D"/>
    <w:rsid w:val="00187B41"/>
    <w:rsid w:val="001905D1"/>
    <w:rsid w:val="00190771"/>
    <w:rsid w:val="00191361"/>
    <w:rsid w:val="00191E42"/>
    <w:rsid w:val="0019225C"/>
    <w:rsid w:val="00192A44"/>
    <w:rsid w:val="0019325A"/>
    <w:rsid w:val="00194285"/>
    <w:rsid w:val="00194A2A"/>
    <w:rsid w:val="00194B08"/>
    <w:rsid w:val="00195629"/>
    <w:rsid w:val="00195ABB"/>
    <w:rsid w:val="00196A95"/>
    <w:rsid w:val="00196F40"/>
    <w:rsid w:val="00196FD4"/>
    <w:rsid w:val="0019770D"/>
    <w:rsid w:val="00197AB8"/>
    <w:rsid w:val="00197E43"/>
    <w:rsid w:val="00197F02"/>
    <w:rsid w:val="001A009B"/>
    <w:rsid w:val="001A058F"/>
    <w:rsid w:val="001A0759"/>
    <w:rsid w:val="001A0B04"/>
    <w:rsid w:val="001A1402"/>
    <w:rsid w:val="001A1A37"/>
    <w:rsid w:val="001A2140"/>
    <w:rsid w:val="001A24EE"/>
    <w:rsid w:val="001A28D9"/>
    <w:rsid w:val="001A2B51"/>
    <w:rsid w:val="001A35DC"/>
    <w:rsid w:val="001A3720"/>
    <w:rsid w:val="001A3812"/>
    <w:rsid w:val="001A3D58"/>
    <w:rsid w:val="001A44FF"/>
    <w:rsid w:val="001A46BB"/>
    <w:rsid w:val="001A4CDE"/>
    <w:rsid w:val="001A4DC4"/>
    <w:rsid w:val="001A524B"/>
    <w:rsid w:val="001A551C"/>
    <w:rsid w:val="001A5605"/>
    <w:rsid w:val="001A57F2"/>
    <w:rsid w:val="001A5D53"/>
    <w:rsid w:val="001A6185"/>
    <w:rsid w:val="001A635B"/>
    <w:rsid w:val="001A646C"/>
    <w:rsid w:val="001A761E"/>
    <w:rsid w:val="001B08F4"/>
    <w:rsid w:val="001B0A26"/>
    <w:rsid w:val="001B1176"/>
    <w:rsid w:val="001B148B"/>
    <w:rsid w:val="001B1535"/>
    <w:rsid w:val="001B19F3"/>
    <w:rsid w:val="001B1BFC"/>
    <w:rsid w:val="001B1CCC"/>
    <w:rsid w:val="001B1D9A"/>
    <w:rsid w:val="001B2282"/>
    <w:rsid w:val="001B2380"/>
    <w:rsid w:val="001B2854"/>
    <w:rsid w:val="001B28F1"/>
    <w:rsid w:val="001B2976"/>
    <w:rsid w:val="001B2CD7"/>
    <w:rsid w:val="001B2D12"/>
    <w:rsid w:val="001B2EDF"/>
    <w:rsid w:val="001B2FA4"/>
    <w:rsid w:val="001B2FC7"/>
    <w:rsid w:val="001B3020"/>
    <w:rsid w:val="001B3624"/>
    <w:rsid w:val="001B3A77"/>
    <w:rsid w:val="001B4745"/>
    <w:rsid w:val="001B48CC"/>
    <w:rsid w:val="001B527C"/>
    <w:rsid w:val="001B573C"/>
    <w:rsid w:val="001B5AA9"/>
    <w:rsid w:val="001B5B54"/>
    <w:rsid w:val="001B63AC"/>
    <w:rsid w:val="001B6BBE"/>
    <w:rsid w:val="001B6EC4"/>
    <w:rsid w:val="001B762E"/>
    <w:rsid w:val="001B795D"/>
    <w:rsid w:val="001C08AD"/>
    <w:rsid w:val="001C1083"/>
    <w:rsid w:val="001C13EC"/>
    <w:rsid w:val="001C1B9F"/>
    <w:rsid w:val="001C1BAA"/>
    <w:rsid w:val="001C279A"/>
    <w:rsid w:val="001C2E2B"/>
    <w:rsid w:val="001C2EE5"/>
    <w:rsid w:val="001C3277"/>
    <w:rsid w:val="001C4066"/>
    <w:rsid w:val="001C5081"/>
    <w:rsid w:val="001C614B"/>
    <w:rsid w:val="001C63BB"/>
    <w:rsid w:val="001C6C4E"/>
    <w:rsid w:val="001D00E1"/>
    <w:rsid w:val="001D05EF"/>
    <w:rsid w:val="001D0A18"/>
    <w:rsid w:val="001D0BC9"/>
    <w:rsid w:val="001D1213"/>
    <w:rsid w:val="001D1232"/>
    <w:rsid w:val="001D1689"/>
    <w:rsid w:val="001D17F0"/>
    <w:rsid w:val="001D2766"/>
    <w:rsid w:val="001D2C4E"/>
    <w:rsid w:val="001D35AA"/>
    <w:rsid w:val="001D41EB"/>
    <w:rsid w:val="001D42E3"/>
    <w:rsid w:val="001D4302"/>
    <w:rsid w:val="001D4439"/>
    <w:rsid w:val="001D4515"/>
    <w:rsid w:val="001D58F6"/>
    <w:rsid w:val="001D5D47"/>
    <w:rsid w:val="001D6685"/>
    <w:rsid w:val="001D79A3"/>
    <w:rsid w:val="001E02E7"/>
    <w:rsid w:val="001E0461"/>
    <w:rsid w:val="001E0675"/>
    <w:rsid w:val="001E0A76"/>
    <w:rsid w:val="001E1406"/>
    <w:rsid w:val="001E1FBC"/>
    <w:rsid w:val="001E2567"/>
    <w:rsid w:val="001E2E3B"/>
    <w:rsid w:val="001E339A"/>
    <w:rsid w:val="001E33C5"/>
    <w:rsid w:val="001E33C7"/>
    <w:rsid w:val="001E485B"/>
    <w:rsid w:val="001E53E3"/>
    <w:rsid w:val="001E543E"/>
    <w:rsid w:val="001E587F"/>
    <w:rsid w:val="001E5FE0"/>
    <w:rsid w:val="001E601D"/>
    <w:rsid w:val="001E6318"/>
    <w:rsid w:val="001E64BF"/>
    <w:rsid w:val="001E6A3D"/>
    <w:rsid w:val="001E7FB6"/>
    <w:rsid w:val="001F0C61"/>
    <w:rsid w:val="001F1647"/>
    <w:rsid w:val="001F17AD"/>
    <w:rsid w:val="001F1EE5"/>
    <w:rsid w:val="001F1FF5"/>
    <w:rsid w:val="001F323C"/>
    <w:rsid w:val="001F33E0"/>
    <w:rsid w:val="001F3782"/>
    <w:rsid w:val="001F4722"/>
    <w:rsid w:val="001F4791"/>
    <w:rsid w:val="001F47C7"/>
    <w:rsid w:val="001F4B2E"/>
    <w:rsid w:val="001F4E20"/>
    <w:rsid w:val="001F5368"/>
    <w:rsid w:val="001F5711"/>
    <w:rsid w:val="001F5C82"/>
    <w:rsid w:val="001F5F55"/>
    <w:rsid w:val="001F65BB"/>
    <w:rsid w:val="001F76A0"/>
    <w:rsid w:val="001F7ABB"/>
    <w:rsid w:val="002012B1"/>
    <w:rsid w:val="00202059"/>
    <w:rsid w:val="0020269E"/>
    <w:rsid w:val="002027A0"/>
    <w:rsid w:val="00202930"/>
    <w:rsid w:val="00202A1A"/>
    <w:rsid w:val="00203672"/>
    <w:rsid w:val="00203815"/>
    <w:rsid w:val="00203E4F"/>
    <w:rsid w:val="0020457E"/>
    <w:rsid w:val="00204D13"/>
    <w:rsid w:val="002054CD"/>
    <w:rsid w:val="00206056"/>
    <w:rsid w:val="002069E8"/>
    <w:rsid w:val="00206FB6"/>
    <w:rsid w:val="002077E3"/>
    <w:rsid w:val="002078D9"/>
    <w:rsid w:val="00207CB3"/>
    <w:rsid w:val="00207F60"/>
    <w:rsid w:val="0021056E"/>
    <w:rsid w:val="00210765"/>
    <w:rsid w:val="00210C02"/>
    <w:rsid w:val="00210FA4"/>
    <w:rsid w:val="002111B9"/>
    <w:rsid w:val="002116DA"/>
    <w:rsid w:val="002116EE"/>
    <w:rsid w:val="00211AA2"/>
    <w:rsid w:val="00212419"/>
    <w:rsid w:val="00213909"/>
    <w:rsid w:val="002141A4"/>
    <w:rsid w:val="00214273"/>
    <w:rsid w:val="002147AB"/>
    <w:rsid w:val="00214B30"/>
    <w:rsid w:val="00215E99"/>
    <w:rsid w:val="00216D0E"/>
    <w:rsid w:val="00217D45"/>
    <w:rsid w:val="00220DAA"/>
    <w:rsid w:val="00220F50"/>
    <w:rsid w:val="002219EA"/>
    <w:rsid w:val="00221CC3"/>
    <w:rsid w:val="00221F86"/>
    <w:rsid w:val="002226B8"/>
    <w:rsid w:val="00222BC5"/>
    <w:rsid w:val="00222D0A"/>
    <w:rsid w:val="002230A5"/>
    <w:rsid w:val="002239B7"/>
    <w:rsid w:val="00224675"/>
    <w:rsid w:val="00224742"/>
    <w:rsid w:val="00224A74"/>
    <w:rsid w:val="00224B38"/>
    <w:rsid w:val="00224ED5"/>
    <w:rsid w:val="00225602"/>
    <w:rsid w:val="002256D2"/>
    <w:rsid w:val="002264F0"/>
    <w:rsid w:val="0022752B"/>
    <w:rsid w:val="00227A91"/>
    <w:rsid w:val="00227D72"/>
    <w:rsid w:val="00230526"/>
    <w:rsid w:val="00230768"/>
    <w:rsid w:val="00230976"/>
    <w:rsid w:val="00230D9D"/>
    <w:rsid w:val="00231497"/>
    <w:rsid w:val="00231C72"/>
    <w:rsid w:val="00231D59"/>
    <w:rsid w:val="00232DE3"/>
    <w:rsid w:val="0023301B"/>
    <w:rsid w:val="002334E0"/>
    <w:rsid w:val="002336F0"/>
    <w:rsid w:val="0023384A"/>
    <w:rsid w:val="00233869"/>
    <w:rsid w:val="00233B9A"/>
    <w:rsid w:val="002345D1"/>
    <w:rsid w:val="0023486A"/>
    <w:rsid w:val="0023494D"/>
    <w:rsid w:val="00235691"/>
    <w:rsid w:val="00236265"/>
    <w:rsid w:val="00236F3E"/>
    <w:rsid w:val="002374F4"/>
    <w:rsid w:val="00237670"/>
    <w:rsid w:val="00237DFA"/>
    <w:rsid w:val="00237EDA"/>
    <w:rsid w:val="00240221"/>
    <w:rsid w:val="0024074D"/>
    <w:rsid w:val="00240EDA"/>
    <w:rsid w:val="00241304"/>
    <w:rsid w:val="00241890"/>
    <w:rsid w:val="00241A14"/>
    <w:rsid w:val="00242C90"/>
    <w:rsid w:val="00243DCF"/>
    <w:rsid w:val="002445C8"/>
    <w:rsid w:val="002448B0"/>
    <w:rsid w:val="002449C1"/>
    <w:rsid w:val="0024626C"/>
    <w:rsid w:val="00246725"/>
    <w:rsid w:val="002468BC"/>
    <w:rsid w:val="002470DF"/>
    <w:rsid w:val="00247375"/>
    <w:rsid w:val="00247E04"/>
    <w:rsid w:val="002501EA"/>
    <w:rsid w:val="00251E54"/>
    <w:rsid w:val="0025235D"/>
    <w:rsid w:val="002535ED"/>
    <w:rsid w:val="002536B2"/>
    <w:rsid w:val="00253A97"/>
    <w:rsid w:val="00254100"/>
    <w:rsid w:val="00254284"/>
    <w:rsid w:val="002547BF"/>
    <w:rsid w:val="00254822"/>
    <w:rsid w:val="0025498F"/>
    <w:rsid w:val="0025499B"/>
    <w:rsid w:val="00255026"/>
    <w:rsid w:val="002550F9"/>
    <w:rsid w:val="0025599C"/>
    <w:rsid w:val="00256534"/>
    <w:rsid w:val="00256557"/>
    <w:rsid w:val="002568AB"/>
    <w:rsid w:val="00256A91"/>
    <w:rsid w:val="002571E3"/>
    <w:rsid w:val="002575BF"/>
    <w:rsid w:val="002579D3"/>
    <w:rsid w:val="002579D9"/>
    <w:rsid w:val="002601A3"/>
    <w:rsid w:val="0026025C"/>
    <w:rsid w:val="002602D1"/>
    <w:rsid w:val="00260B15"/>
    <w:rsid w:val="00260EC2"/>
    <w:rsid w:val="002614B0"/>
    <w:rsid w:val="0026159D"/>
    <w:rsid w:val="00261DEE"/>
    <w:rsid w:val="0026202C"/>
    <w:rsid w:val="002620FB"/>
    <w:rsid w:val="00262D38"/>
    <w:rsid w:val="00263015"/>
    <w:rsid w:val="00263158"/>
    <w:rsid w:val="00263572"/>
    <w:rsid w:val="002644A1"/>
    <w:rsid w:val="00264693"/>
    <w:rsid w:val="00264F79"/>
    <w:rsid w:val="00265102"/>
    <w:rsid w:val="0026555E"/>
    <w:rsid w:val="002656EF"/>
    <w:rsid w:val="002659B6"/>
    <w:rsid w:val="00266055"/>
    <w:rsid w:val="00266124"/>
    <w:rsid w:val="00266372"/>
    <w:rsid w:val="002664F3"/>
    <w:rsid w:val="00266605"/>
    <w:rsid w:val="00266A24"/>
    <w:rsid w:val="00266ECE"/>
    <w:rsid w:val="00267041"/>
    <w:rsid w:val="002678E8"/>
    <w:rsid w:val="00267A17"/>
    <w:rsid w:val="00270107"/>
    <w:rsid w:val="00270227"/>
    <w:rsid w:val="00270896"/>
    <w:rsid w:val="00270B3D"/>
    <w:rsid w:val="00270DC7"/>
    <w:rsid w:val="00270F42"/>
    <w:rsid w:val="00271101"/>
    <w:rsid w:val="00271DA2"/>
    <w:rsid w:val="0027233B"/>
    <w:rsid w:val="0027234E"/>
    <w:rsid w:val="00272907"/>
    <w:rsid w:val="0027292D"/>
    <w:rsid w:val="00272C26"/>
    <w:rsid w:val="00272C77"/>
    <w:rsid w:val="002739C0"/>
    <w:rsid w:val="0027503A"/>
    <w:rsid w:val="00275A54"/>
    <w:rsid w:val="00275B59"/>
    <w:rsid w:val="002761C8"/>
    <w:rsid w:val="00276346"/>
    <w:rsid w:val="00277119"/>
    <w:rsid w:val="002777C5"/>
    <w:rsid w:val="00277899"/>
    <w:rsid w:val="002779E4"/>
    <w:rsid w:val="002779EB"/>
    <w:rsid w:val="00280023"/>
    <w:rsid w:val="0028046F"/>
    <w:rsid w:val="00280716"/>
    <w:rsid w:val="002808E0"/>
    <w:rsid w:val="00280CA8"/>
    <w:rsid w:val="002815BA"/>
    <w:rsid w:val="0028191F"/>
    <w:rsid w:val="00281ACB"/>
    <w:rsid w:val="002825CF"/>
    <w:rsid w:val="00282CED"/>
    <w:rsid w:val="00283233"/>
    <w:rsid w:val="0028358B"/>
    <w:rsid w:val="00283B10"/>
    <w:rsid w:val="00283B18"/>
    <w:rsid w:val="00284D29"/>
    <w:rsid w:val="00284D53"/>
    <w:rsid w:val="002852F6"/>
    <w:rsid w:val="00285C50"/>
    <w:rsid w:val="00285E59"/>
    <w:rsid w:val="002863DD"/>
    <w:rsid w:val="00286678"/>
    <w:rsid w:val="00286D4B"/>
    <w:rsid w:val="00286E23"/>
    <w:rsid w:val="002873A4"/>
    <w:rsid w:val="0028777C"/>
    <w:rsid w:val="002877D3"/>
    <w:rsid w:val="00287F7B"/>
    <w:rsid w:val="0029022C"/>
    <w:rsid w:val="002902CB"/>
    <w:rsid w:val="00290616"/>
    <w:rsid w:val="00290A62"/>
    <w:rsid w:val="00291FD1"/>
    <w:rsid w:val="00292286"/>
    <w:rsid w:val="00293715"/>
    <w:rsid w:val="002945AD"/>
    <w:rsid w:val="002946B2"/>
    <w:rsid w:val="00294A7B"/>
    <w:rsid w:val="00294EB4"/>
    <w:rsid w:val="00294FA6"/>
    <w:rsid w:val="00295044"/>
    <w:rsid w:val="0029510A"/>
    <w:rsid w:val="00295B90"/>
    <w:rsid w:val="00296695"/>
    <w:rsid w:val="00296A36"/>
    <w:rsid w:val="0029723E"/>
    <w:rsid w:val="00297D17"/>
    <w:rsid w:val="00297EF7"/>
    <w:rsid w:val="00297FF3"/>
    <w:rsid w:val="002A076C"/>
    <w:rsid w:val="002A087F"/>
    <w:rsid w:val="002A0B24"/>
    <w:rsid w:val="002A0F63"/>
    <w:rsid w:val="002A1126"/>
    <w:rsid w:val="002A1350"/>
    <w:rsid w:val="002A1E33"/>
    <w:rsid w:val="002A29F9"/>
    <w:rsid w:val="002A2D9D"/>
    <w:rsid w:val="002A3082"/>
    <w:rsid w:val="002A36A5"/>
    <w:rsid w:val="002A3E03"/>
    <w:rsid w:val="002A4465"/>
    <w:rsid w:val="002A46C8"/>
    <w:rsid w:val="002A4E1C"/>
    <w:rsid w:val="002A65DC"/>
    <w:rsid w:val="002A684D"/>
    <w:rsid w:val="002A685B"/>
    <w:rsid w:val="002A6A12"/>
    <w:rsid w:val="002A789D"/>
    <w:rsid w:val="002A7E2E"/>
    <w:rsid w:val="002B01B6"/>
    <w:rsid w:val="002B0243"/>
    <w:rsid w:val="002B0498"/>
    <w:rsid w:val="002B050F"/>
    <w:rsid w:val="002B1570"/>
    <w:rsid w:val="002B207B"/>
    <w:rsid w:val="002B2C5B"/>
    <w:rsid w:val="002B2F79"/>
    <w:rsid w:val="002B3031"/>
    <w:rsid w:val="002B324E"/>
    <w:rsid w:val="002B3337"/>
    <w:rsid w:val="002B3362"/>
    <w:rsid w:val="002B35A4"/>
    <w:rsid w:val="002B37E8"/>
    <w:rsid w:val="002B3A97"/>
    <w:rsid w:val="002B3C45"/>
    <w:rsid w:val="002B402F"/>
    <w:rsid w:val="002B4F66"/>
    <w:rsid w:val="002B5384"/>
    <w:rsid w:val="002B5F70"/>
    <w:rsid w:val="002B622D"/>
    <w:rsid w:val="002B66AD"/>
    <w:rsid w:val="002B66DB"/>
    <w:rsid w:val="002B685B"/>
    <w:rsid w:val="002B71A4"/>
    <w:rsid w:val="002B727A"/>
    <w:rsid w:val="002B768A"/>
    <w:rsid w:val="002B76D5"/>
    <w:rsid w:val="002C02D3"/>
    <w:rsid w:val="002C049B"/>
    <w:rsid w:val="002C0808"/>
    <w:rsid w:val="002C0D62"/>
    <w:rsid w:val="002C1178"/>
    <w:rsid w:val="002C187F"/>
    <w:rsid w:val="002C20B4"/>
    <w:rsid w:val="002C275F"/>
    <w:rsid w:val="002C3395"/>
    <w:rsid w:val="002C343F"/>
    <w:rsid w:val="002C3BD9"/>
    <w:rsid w:val="002C4B52"/>
    <w:rsid w:val="002C4CAA"/>
    <w:rsid w:val="002C4D11"/>
    <w:rsid w:val="002C506B"/>
    <w:rsid w:val="002C525F"/>
    <w:rsid w:val="002C5E99"/>
    <w:rsid w:val="002C6051"/>
    <w:rsid w:val="002C62E5"/>
    <w:rsid w:val="002C63E5"/>
    <w:rsid w:val="002C6468"/>
    <w:rsid w:val="002C64D0"/>
    <w:rsid w:val="002C64D8"/>
    <w:rsid w:val="002C6A9C"/>
    <w:rsid w:val="002C7C7D"/>
    <w:rsid w:val="002D026A"/>
    <w:rsid w:val="002D04EA"/>
    <w:rsid w:val="002D0855"/>
    <w:rsid w:val="002D201C"/>
    <w:rsid w:val="002D255D"/>
    <w:rsid w:val="002D35DB"/>
    <w:rsid w:val="002D3B6E"/>
    <w:rsid w:val="002D3FAC"/>
    <w:rsid w:val="002D4B46"/>
    <w:rsid w:val="002D5147"/>
    <w:rsid w:val="002D5170"/>
    <w:rsid w:val="002D584C"/>
    <w:rsid w:val="002D5D6E"/>
    <w:rsid w:val="002D6AAA"/>
    <w:rsid w:val="002D6C1E"/>
    <w:rsid w:val="002D7A1E"/>
    <w:rsid w:val="002D7EFC"/>
    <w:rsid w:val="002E07EA"/>
    <w:rsid w:val="002E0847"/>
    <w:rsid w:val="002E0AA1"/>
    <w:rsid w:val="002E0B65"/>
    <w:rsid w:val="002E0E1A"/>
    <w:rsid w:val="002E115E"/>
    <w:rsid w:val="002E14E5"/>
    <w:rsid w:val="002E15B5"/>
    <w:rsid w:val="002E17CF"/>
    <w:rsid w:val="002E1D36"/>
    <w:rsid w:val="002E1F65"/>
    <w:rsid w:val="002E237B"/>
    <w:rsid w:val="002E2CCB"/>
    <w:rsid w:val="002E3265"/>
    <w:rsid w:val="002E4285"/>
    <w:rsid w:val="002E45CE"/>
    <w:rsid w:val="002E5249"/>
    <w:rsid w:val="002E609B"/>
    <w:rsid w:val="002E6348"/>
    <w:rsid w:val="002E6428"/>
    <w:rsid w:val="002E6CF6"/>
    <w:rsid w:val="002E6DF8"/>
    <w:rsid w:val="002E773D"/>
    <w:rsid w:val="002F0381"/>
    <w:rsid w:val="002F0399"/>
    <w:rsid w:val="002F049B"/>
    <w:rsid w:val="002F08C4"/>
    <w:rsid w:val="002F13C8"/>
    <w:rsid w:val="002F1B13"/>
    <w:rsid w:val="002F20AE"/>
    <w:rsid w:val="002F24DA"/>
    <w:rsid w:val="002F2530"/>
    <w:rsid w:val="002F2572"/>
    <w:rsid w:val="002F3450"/>
    <w:rsid w:val="002F48A3"/>
    <w:rsid w:val="002F579E"/>
    <w:rsid w:val="002F7336"/>
    <w:rsid w:val="002F7A40"/>
    <w:rsid w:val="0030047D"/>
    <w:rsid w:val="0030072B"/>
    <w:rsid w:val="0030167E"/>
    <w:rsid w:val="00301CFA"/>
    <w:rsid w:val="00301F27"/>
    <w:rsid w:val="00302895"/>
    <w:rsid w:val="00302FB8"/>
    <w:rsid w:val="0030362D"/>
    <w:rsid w:val="003038DA"/>
    <w:rsid w:val="003044E3"/>
    <w:rsid w:val="0030498C"/>
    <w:rsid w:val="00304C1B"/>
    <w:rsid w:val="00305888"/>
    <w:rsid w:val="003061CF"/>
    <w:rsid w:val="003064FD"/>
    <w:rsid w:val="00306C03"/>
    <w:rsid w:val="00306FEA"/>
    <w:rsid w:val="00307709"/>
    <w:rsid w:val="00307FE7"/>
    <w:rsid w:val="003105C9"/>
    <w:rsid w:val="0031065C"/>
    <w:rsid w:val="003108C0"/>
    <w:rsid w:val="00311D8B"/>
    <w:rsid w:val="00311EF8"/>
    <w:rsid w:val="00312223"/>
    <w:rsid w:val="00312746"/>
    <w:rsid w:val="00312A08"/>
    <w:rsid w:val="003144B6"/>
    <w:rsid w:val="003145BE"/>
    <w:rsid w:val="00314961"/>
    <w:rsid w:val="003156E5"/>
    <w:rsid w:val="003160FA"/>
    <w:rsid w:val="003166DC"/>
    <w:rsid w:val="0031671F"/>
    <w:rsid w:val="00316C4D"/>
    <w:rsid w:val="00320057"/>
    <w:rsid w:val="0032048F"/>
    <w:rsid w:val="00320A83"/>
    <w:rsid w:val="003211FD"/>
    <w:rsid w:val="003225BC"/>
    <w:rsid w:val="00322950"/>
    <w:rsid w:val="003233E8"/>
    <w:rsid w:val="003235CF"/>
    <w:rsid w:val="0032454D"/>
    <w:rsid w:val="00324C9B"/>
    <w:rsid w:val="00325869"/>
    <w:rsid w:val="00326B41"/>
    <w:rsid w:val="00326B8E"/>
    <w:rsid w:val="00326C72"/>
    <w:rsid w:val="00326CBB"/>
    <w:rsid w:val="00326F4C"/>
    <w:rsid w:val="00327B55"/>
    <w:rsid w:val="00327CED"/>
    <w:rsid w:val="00330186"/>
    <w:rsid w:val="003309E3"/>
    <w:rsid w:val="00330E9A"/>
    <w:rsid w:val="00331005"/>
    <w:rsid w:val="00331319"/>
    <w:rsid w:val="003313B7"/>
    <w:rsid w:val="00331E23"/>
    <w:rsid w:val="00331FA0"/>
    <w:rsid w:val="00331FF0"/>
    <w:rsid w:val="00332139"/>
    <w:rsid w:val="003321E0"/>
    <w:rsid w:val="0033258D"/>
    <w:rsid w:val="0033259D"/>
    <w:rsid w:val="0033267F"/>
    <w:rsid w:val="003329FD"/>
    <w:rsid w:val="00332D07"/>
    <w:rsid w:val="00333B37"/>
    <w:rsid w:val="0033422A"/>
    <w:rsid w:val="00334A57"/>
    <w:rsid w:val="00334B7B"/>
    <w:rsid w:val="00334C41"/>
    <w:rsid w:val="00334CD7"/>
    <w:rsid w:val="00334D17"/>
    <w:rsid w:val="00334F5B"/>
    <w:rsid w:val="00335723"/>
    <w:rsid w:val="00336470"/>
    <w:rsid w:val="00340088"/>
    <w:rsid w:val="003407E2"/>
    <w:rsid w:val="00340FE6"/>
    <w:rsid w:val="00341751"/>
    <w:rsid w:val="00342C2A"/>
    <w:rsid w:val="00342FD3"/>
    <w:rsid w:val="003432B8"/>
    <w:rsid w:val="00343824"/>
    <w:rsid w:val="00343BFA"/>
    <w:rsid w:val="0034449C"/>
    <w:rsid w:val="003449F8"/>
    <w:rsid w:val="00345081"/>
    <w:rsid w:val="003450A2"/>
    <w:rsid w:val="003470C1"/>
    <w:rsid w:val="00347644"/>
    <w:rsid w:val="00350049"/>
    <w:rsid w:val="003503F3"/>
    <w:rsid w:val="003504EF"/>
    <w:rsid w:val="00351180"/>
    <w:rsid w:val="0035176E"/>
    <w:rsid w:val="00351C92"/>
    <w:rsid w:val="00351E70"/>
    <w:rsid w:val="003520E0"/>
    <w:rsid w:val="0035296B"/>
    <w:rsid w:val="00352A5F"/>
    <w:rsid w:val="0035327E"/>
    <w:rsid w:val="00353696"/>
    <w:rsid w:val="00353C6F"/>
    <w:rsid w:val="00353F49"/>
    <w:rsid w:val="003547F1"/>
    <w:rsid w:val="00354966"/>
    <w:rsid w:val="00355072"/>
    <w:rsid w:val="00355703"/>
    <w:rsid w:val="00355F8E"/>
    <w:rsid w:val="003564BE"/>
    <w:rsid w:val="00356567"/>
    <w:rsid w:val="00356771"/>
    <w:rsid w:val="00356C92"/>
    <w:rsid w:val="0035706B"/>
    <w:rsid w:val="00357AAD"/>
    <w:rsid w:val="00360B01"/>
    <w:rsid w:val="00360E9E"/>
    <w:rsid w:val="00360F75"/>
    <w:rsid w:val="003611B9"/>
    <w:rsid w:val="00361F60"/>
    <w:rsid w:val="0036390B"/>
    <w:rsid w:val="00363E80"/>
    <w:rsid w:val="00364D1C"/>
    <w:rsid w:val="00365183"/>
    <w:rsid w:val="00365206"/>
    <w:rsid w:val="00365AA4"/>
    <w:rsid w:val="00367268"/>
    <w:rsid w:val="00367C94"/>
    <w:rsid w:val="0037088D"/>
    <w:rsid w:val="00370EF8"/>
    <w:rsid w:val="003711C7"/>
    <w:rsid w:val="003719B0"/>
    <w:rsid w:val="00371E37"/>
    <w:rsid w:val="0037237D"/>
    <w:rsid w:val="00373115"/>
    <w:rsid w:val="00373214"/>
    <w:rsid w:val="00374F5A"/>
    <w:rsid w:val="00375F4D"/>
    <w:rsid w:val="003773AA"/>
    <w:rsid w:val="0037782B"/>
    <w:rsid w:val="00377B5A"/>
    <w:rsid w:val="00377CF0"/>
    <w:rsid w:val="00380715"/>
    <w:rsid w:val="00380845"/>
    <w:rsid w:val="003808F2"/>
    <w:rsid w:val="0038090D"/>
    <w:rsid w:val="00380C1A"/>
    <w:rsid w:val="00380D2F"/>
    <w:rsid w:val="00380E25"/>
    <w:rsid w:val="0038141C"/>
    <w:rsid w:val="003815AB"/>
    <w:rsid w:val="003819E7"/>
    <w:rsid w:val="0038229F"/>
    <w:rsid w:val="003822BA"/>
    <w:rsid w:val="00382AC6"/>
    <w:rsid w:val="00382B87"/>
    <w:rsid w:val="00382CBF"/>
    <w:rsid w:val="00383842"/>
    <w:rsid w:val="0038398E"/>
    <w:rsid w:val="00383C95"/>
    <w:rsid w:val="003841B0"/>
    <w:rsid w:val="00384486"/>
    <w:rsid w:val="0038530F"/>
    <w:rsid w:val="003858DE"/>
    <w:rsid w:val="0038659B"/>
    <w:rsid w:val="00386FA9"/>
    <w:rsid w:val="003872F0"/>
    <w:rsid w:val="003876EC"/>
    <w:rsid w:val="003877ED"/>
    <w:rsid w:val="003878BB"/>
    <w:rsid w:val="00387E41"/>
    <w:rsid w:val="00390022"/>
    <w:rsid w:val="0039042D"/>
    <w:rsid w:val="00390800"/>
    <w:rsid w:val="00390A19"/>
    <w:rsid w:val="00390D43"/>
    <w:rsid w:val="00391537"/>
    <w:rsid w:val="00392158"/>
    <w:rsid w:val="00392B53"/>
    <w:rsid w:val="00392FE5"/>
    <w:rsid w:val="0039313E"/>
    <w:rsid w:val="0039354C"/>
    <w:rsid w:val="0039394D"/>
    <w:rsid w:val="00393FA7"/>
    <w:rsid w:val="00394467"/>
    <w:rsid w:val="00394483"/>
    <w:rsid w:val="00394FF0"/>
    <w:rsid w:val="00395376"/>
    <w:rsid w:val="0039583D"/>
    <w:rsid w:val="00396CC6"/>
    <w:rsid w:val="00397852"/>
    <w:rsid w:val="00397895"/>
    <w:rsid w:val="00397C9E"/>
    <w:rsid w:val="003A053D"/>
    <w:rsid w:val="003A0740"/>
    <w:rsid w:val="003A0920"/>
    <w:rsid w:val="003A0BB1"/>
    <w:rsid w:val="003A0DD2"/>
    <w:rsid w:val="003A0E62"/>
    <w:rsid w:val="003A1649"/>
    <w:rsid w:val="003A1765"/>
    <w:rsid w:val="003A1778"/>
    <w:rsid w:val="003A37AC"/>
    <w:rsid w:val="003A3D05"/>
    <w:rsid w:val="003A40CF"/>
    <w:rsid w:val="003A4A78"/>
    <w:rsid w:val="003A4CD7"/>
    <w:rsid w:val="003A5B26"/>
    <w:rsid w:val="003A5F68"/>
    <w:rsid w:val="003A6446"/>
    <w:rsid w:val="003A6FFC"/>
    <w:rsid w:val="003A7039"/>
    <w:rsid w:val="003A71B7"/>
    <w:rsid w:val="003A7C1F"/>
    <w:rsid w:val="003B0733"/>
    <w:rsid w:val="003B0775"/>
    <w:rsid w:val="003B07E3"/>
    <w:rsid w:val="003B1542"/>
    <w:rsid w:val="003B1D47"/>
    <w:rsid w:val="003B2F50"/>
    <w:rsid w:val="003B3373"/>
    <w:rsid w:val="003B3E98"/>
    <w:rsid w:val="003B4775"/>
    <w:rsid w:val="003B4AAA"/>
    <w:rsid w:val="003B5445"/>
    <w:rsid w:val="003B5AC7"/>
    <w:rsid w:val="003B678D"/>
    <w:rsid w:val="003B6A51"/>
    <w:rsid w:val="003B732A"/>
    <w:rsid w:val="003B74D7"/>
    <w:rsid w:val="003C01FF"/>
    <w:rsid w:val="003C187F"/>
    <w:rsid w:val="003C198B"/>
    <w:rsid w:val="003C1EAB"/>
    <w:rsid w:val="003C2103"/>
    <w:rsid w:val="003C2BA0"/>
    <w:rsid w:val="003C30F9"/>
    <w:rsid w:val="003C3266"/>
    <w:rsid w:val="003C3C4D"/>
    <w:rsid w:val="003C4F95"/>
    <w:rsid w:val="003C57DF"/>
    <w:rsid w:val="003C7159"/>
    <w:rsid w:val="003C7948"/>
    <w:rsid w:val="003D006D"/>
    <w:rsid w:val="003D091D"/>
    <w:rsid w:val="003D0ADC"/>
    <w:rsid w:val="003D0B83"/>
    <w:rsid w:val="003D1601"/>
    <w:rsid w:val="003D161A"/>
    <w:rsid w:val="003D205A"/>
    <w:rsid w:val="003D21E2"/>
    <w:rsid w:val="003D2353"/>
    <w:rsid w:val="003D2D08"/>
    <w:rsid w:val="003D30F0"/>
    <w:rsid w:val="003D3341"/>
    <w:rsid w:val="003D370C"/>
    <w:rsid w:val="003D38CE"/>
    <w:rsid w:val="003D39BB"/>
    <w:rsid w:val="003D3A2C"/>
    <w:rsid w:val="003D3C7A"/>
    <w:rsid w:val="003D405B"/>
    <w:rsid w:val="003D41C4"/>
    <w:rsid w:val="003D50BB"/>
    <w:rsid w:val="003D5F67"/>
    <w:rsid w:val="003D60D6"/>
    <w:rsid w:val="003D64FA"/>
    <w:rsid w:val="003D6C90"/>
    <w:rsid w:val="003D6FC0"/>
    <w:rsid w:val="003D789E"/>
    <w:rsid w:val="003E08DB"/>
    <w:rsid w:val="003E1215"/>
    <w:rsid w:val="003E1370"/>
    <w:rsid w:val="003E1D2A"/>
    <w:rsid w:val="003E1D99"/>
    <w:rsid w:val="003E2BDE"/>
    <w:rsid w:val="003E35BF"/>
    <w:rsid w:val="003E3A50"/>
    <w:rsid w:val="003E42B9"/>
    <w:rsid w:val="003E430A"/>
    <w:rsid w:val="003E4C6C"/>
    <w:rsid w:val="003E4E73"/>
    <w:rsid w:val="003E6C18"/>
    <w:rsid w:val="003E70E7"/>
    <w:rsid w:val="003F0193"/>
    <w:rsid w:val="003F0A5F"/>
    <w:rsid w:val="003F0B9D"/>
    <w:rsid w:val="003F143F"/>
    <w:rsid w:val="003F1542"/>
    <w:rsid w:val="003F1938"/>
    <w:rsid w:val="003F23BD"/>
    <w:rsid w:val="003F2CD7"/>
    <w:rsid w:val="003F40DF"/>
    <w:rsid w:val="003F5D67"/>
    <w:rsid w:val="003F6D9B"/>
    <w:rsid w:val="003F7869"/>
    <w:rsid w:val="003F78EF"/>
    <w:rsid w:val="003F7B91"/>
    <w:rsid w:val="004017D5"/>
    <w:rsid w:val="0040297D"/>
    <w:rsid w:val="00403563"/>
    <w:rsid w:val="00403F44"/>
    <w:rsid w:val="00404402"/>
    <w:rsid w:val="00404973"/>
    <w:rsid w:val="00404EEB"/>
    <w:rsid w:val="00405C71"/>
    <w:rsid w:val="004061D3"/>
    <w:rsid w:val="004065A9"/>
    <w:rsid w:val="00406ECD"/>
    <w:rsid w:val="004079CD"/>
    <w:rsid w:val="004101BE"/>
    <w:rsid w:val="00410375"/>
    <w:rsid w:val="0041046B"/>
    <w:rsid w:val="00410B38"/>
    <w:rsid w:val="00410E8D"/>
    <w:rsid w:val="0041172D"/>
    <w:rsid w:val="00411D13"/>
    <w:rsid w:val="004121A9"/>
    <w:rsid w:val="004127FF"/>
    <w:rsid w:val="00412830"/>
    <w:rsid w:val="00412984"/>
    <w:rsid w:val="00412EAD"/>
    <w:rsid w:val="00413182"/>
    <w:rsid w:val="00413771"/>
    <w:rsid w:val="00413D3E"/>
    <w:rsid w:val="00413E0D"/>
    <w:rsid w:val="00413E26"/>
    <w:rsid w:val="00413F0E"/>
    <w:rsid w:val="004146D4"/>
    <w:rsid w:val="00414BBA"/>
    <w:rsid w:val="00415450"/>
    <w:rsid w:val="0041590D"/>
    <w:rsid w:val="00415A57"/>
    <w:rsid w:val="00415C78"/>
    <w:rsid w:val="00416268"/>
    <w:rsid w:val="0041640B"/>
    <w:rsid w:val="00416A96"/>
    <w:rsid w:val="00416C09"/>
    <w:rsid w:val="00416D60"/>
    <w:rsid w:val="004171CD"/>
    <w:rsid w:val="00417511"/>
    <w:rsid w:val="004201E3"/>
    <w:rsid w:val="00420D6C"/>
    <w:rsid w:val="004218C3"/>
    <w:rsid w:val="00421C26"/>
    <w:rsid w:val="004223F3"/>
    <w:rsid w:val="00422760"/>
    <w:rsid w:val="00422B92"/>
    <w:rsid w:val="00422DA1"/>
    <w:rsid w:val="0042302A"/>
    <w:rsid w:val="00423297"/>
    <w:rsid w:val="00423652"/>
    <w:rsid w:val="00423E1E"/>
    <w:rsid w:val="00423FF9"/>
    <w:rsid w:val="00424BBC"/>
    <w:rsid w:val="004256F3"/>
    <w:rsid w:val="004258B0"/>
    <w:rsid w:val="00425E07"/>
    <w:rsid w:val="00425E09"/>
    <w:rsid w:val="004267DA"/>
    <w:rsid w:val="00426829"/>
    <w:rsid w:val="00427091"/>
    <w:rsid w:val="0042710D"/>
    <w:rsid w:val="00427700"/>
    <w:rsid w:val="0042776F"/>
    <w:rsid w:val="00430324"/>
    <w:rsid w:val="00430974"/>
    <w:rsid w:val="0043099A"/>
    <w:rsid w:val="00430D0A"/>
    <w:rsid w:val="00432020"/>
    <w:rsid w:val="004321AC"/>
    <w:rsid w:val="00432D4A"/>
    <w:rsid w:val="00433A14"/>
    <w:rsid w:val="00433C4E"/>
    <w:rsid w:val="00433F09"/>
    <w:rsid w:val="00434ADB"/>
    <w:rsid w:val="00434CE6"/>
    <w:rsid w:val="0043614C"/>
    <w:rsid w:val="0043683C"/>
    <w:rsid w:val="00436B72"/>
    <w:rsid w:val="00437BD3"/>
    <w:rsid w:val="00440010"/>
    <w:rsid w:val="00440CEC"/>
    <w:rsid w:val="0044182B"/>
    <w:rsid w:val="00441B92"/>
    <w:rsid w:val="00441BEC"/>
    <w:rsid w:val="00442A8F"/>
    <w:rsid w:val="0044351C"/>
    <w:rsid w:val="00443CC9"/>
    <w:rsid w:val="00444EDD"/>
    <w:rsid w:val="00445212"/>
    <w:rsid w:val="00445382"/>
    <w:rsid w:val="004453C1"/>
    <w:rsid w:val="004460F9"/>
    <w:rsid w:val="0044660F"/>
    <w:rsid w:val="004472BE"/>
    <w:rsid w:val="00447352"/>
    <w:rsid w:val="00447437"/>
    <w:rsid w:val="004474F8"/>
    <w:rsid w:val="00447961"/>
    <w:rsid w:val="004479BC"/>
    <w:rsid w:val="00447A30"/>
    <w:rsid w:val="00447A92"/>
    <w:rsid w:val="00447B65"/>
    <w:rsid w:val="00447F04"/>
    <w:rsid w:val="00447F2C"/>
    <w:rsid w:val="00450236"/>
    <w:rsid w:val="00450CD8"/>
    <w:rsid w:val="0045182C"/>
    <w:rsid w:val="00452A28"/>
    <w:rsid w:val="00452FA3"/>
    <w:rsid w:val="00453254"/>
    <w:rsid w:val="00453756"/>
    <w:rsid w:val="00453B08"/>
    <w:rsid w:val="00453E9D"/>
    <w:rsid w:val="00454CAE"/>
    <w:rsid w:val="00454E4B"/>
    <w:rsid w:val="00455981"/>
    <w:rsid w:val="004559F4"/>
    <w:rsid w:val="00455F0B"/>
    <w:rsid w:val="00455FA7"/>
    <w:rsid w:val="004566E0"/>
    <w:rsid w:val="004566FE"/>
    <w:rsid w:val="004567FE"/>
    <w:rsid w:val="00456A84"/>
    <w:rsid w:val="004571D9"/>
    <w:rsid w:val="00460174"/>
    <w:rsid w:val="004601C5"/>
    <w:rsid w:val="004602B7"/>
    <w:rsid w:val="0046088E"/>
    <w:rsid w:val="00461DDA"/>
    <w:rsid w:val="00461E21"/>
    <w:rsid w:val="004624A0"/>
    <w:rsid w:val="00462731"/>
    <w:rsid w:val="00462A50"/>
    <w:rsid w:val="00462FE0"/>
    <w:rsid w:val="0046309A"/>
    <w:rsid w:val="0046315E"/>
    <w:rsid w:val="0046343F"/>
    <w:rsid w:val="00463BB7"/>
    <w:rsid w:val="004640E3"/>
    <w:rsid w:val="00465DB4"/>
    <w:rsid w:val="0046645F"/>
    <w:rsid w:val="00466655"/>
    <w:rsid w:val="00466A94"/>
    <w:rsid w:val="0046705E"/>
    <w:rsid w:val="0046711D"/>
    <w:rsid w:val="004672ED"/>
    <w:rsid w:val="004678FF"/>
    <w:rsid w:val="0046790B"/>
    <w:rsid w:val="00467C77"/>
    <w:rsid w:val="00467F2E"/>
    <w:rsid w:val="00470357"/>
    <w:rsid w:val="0047205C"/>
    <w:rsid w:val="00472121"/>
    <w:rsid w:val="004726C4"/>
    <w:rsid w:val="004730BB"/>
    <w:rsid w:val="004732DA"/>
    <w:rsid w:val="004733B4"/>
    <w:rsid w:val="00473AB9"/>
    <w:rsid w:val="00473E95"/>
    <w:rsid w:val="0047447D"/>
    <w:rsid w:val="004745A9"/>
    <w:rsid w:val="004752C1"/>
    <w:rsid w:val="00475A65"/>
    <w:rsid w:val="00475DA7"/>
    <w:rsid w:val="0047641D"/>
    <w:rsid w:val="00476D3F"/>
    <w:rsid w:val="00476EBF"/>
    <w:rsid w:val="00477349"/>
    <w:rsid w:val="00477C65"/>
    <w:rsid w:val="00477F5C"/>
    <w:rsid w:val="00480805"/>
    <w:rsid w:val="00480CC3"/>
    <w:rsid w:val="004813C6"/>
    <w:rsid w:val="0048295A"/>
    <w:rsid w:val="00482A39"/>
    <w:rsid w:val="00482BB8"/>
    <w:rsid w:val="00483323"/>
    <w:rsid w:val="00483694"/>
    <w:rsid w:val="00483FAE"/>
    <w:rsid w:val="00484588"/>
    <w:rsid w:val="004847BE"/>
    <w:rsid w:val="004847F5"/>
    <w:rsid w:val="004848BA"/>
    <w:rsid w:val="004849F7"/>
    <w:rsid w:val="00485045"/>
    <w:rsid w:val="00485D3B"/>
    <w:rsid w:val="00486C4B"/>
    <w:rsid w:val="00486D0C"/>
    <w:rsid w:val="00486E43"/>
    <w:rsid w:val="00487067"/>
    <w:rsid w:val="004878AC"/>
    <w:rsid w:val="00487CC1"/>
    <w:rsid w:val="0049007E"/>
    <w:rsid w:val="00490238"/>
    <w:rsid w:val="00490687"/>
    <w:rsid w:val="00490A32"/>
    <w:rsid w:val="00491B45"/>
    <w:rsid w:val="00491E1C"/>
    <w:rsid w:val="0049233A"/>
    <w:rsid w:val="00492643"/>
    <w:rsid w:val="00493004"/>
    <w:rsid w:val="00493585"/>
    <w:rsid w:val="00493D06"/>
    <w:rsid w:val="00494120"/>
    <w:rsid w:val="004946D9"/>
    <w:rsid w:val="004956B6"/>
    <w:rsid w:val="00495AF8"/>
    <w:rsid w:val="00495CF1"/>
    <w:rsid w:val="00495DC3"/>
    <w:rsid w:val="00495FF9"/>
    <w:rsid w:val="0049658D"/>
    <w:rsid w:val="0049670B"/>
    <w:rsid w:val="00496883"/>
    <w:rsid w:val="004969C0"/>
    <w:rsid w:val="00496FF1"/>
    <w:rsid w:val="004A02C7"/>
    <w:rsid w:val="004A0C7C"/>
    <w:rsid w:val="004A1605"/>
    <w:rsid w:val="004A2769"/>
    <w:rsid w:val="004A324B"/>
    <w:rsid w:val="004A3313"/>
    <w:rsid w:val="004A42A9"/>
    <w:rsid w:val="004A44B1"/>
    <w:rsid w:val="004A4C6C"/>
    <w:rsid w:val="004A501B"/>
    <w:rsid w:val="004A51CA"/>
    <w:rsid w:val="004A52C3"/>
    <w:rsid w:val="004A53F8"/>
    <w:rsid w:val="004A60E2"/>
    <w:rsid w:val="004A617D"/>
    <w:rsid w:val="004A6452"/>
    <w:rsid w:val="004A6B52"/>
    <w:rsid w:val="004A7916"/>
    <w:rsid w:val="004A7C9B"/>
    <w:rsid w:val="004A7CE6"/>
    <w:rsid w:val="004B0092"/>
    <w:rsid w:val="004B0EED"/>
    <w:rsid w:val="004B133B"/>
    <w:rsid w:val="004B1AA0"/>
    <w:rsid w:val="004B1CC7"/>
    <w:rsid w:val="004B1F7E"/>
    <w:rsid w:val="004B253A"/>
    <w:rsid w:val="004B2668"/>
    <w:rsid w:val="004B2790"/>
    <w:rsid w:val="004B288F"/>
    <w:rsid w:val="004B3192"/>
    <w:rsid w:val="004B399B"/>
    <w:rsid w:val="004B3ADF"/>
    <w:rsid w:val="004B4E8E"/>
    <w:rsid w:val="004B50DD"/>
    <w:rsid w:val="004B623E"/>
    <w:rsid w:val="004B64B1"/>
    <w:rsid w:val="004B6A24"/>
    <w:rsid w:val="004B73BF"/>
    <w:rsid w:val="004B793A"/>
    <w:rsid w:val="004B7BF6"/>
    <w:rsid w:val="004C0536"/>
    <w:rsid w:val="004C0D59"/>
    <w:rsid w:val="004C0DF2"/>
    <w:rsid w:val="004C1438"/>
    <w:rsid w:val="004C1B9E"/>
    <w:rsid w:val="004C1E2B"/>
    <w:rsid w:val="004C22DD"/>
    <w:rsid w:val="004C289B"/>
    <w:rsid w:val="004C2C33"/>
    <w:rsid w:val="004C2C97"/>
    <w:rsid w:val="004C2D39"/>
    <w:rsid w:val="004C3236"/>
    <w:rsid w:val="004C41EF"/>
    <w:rsid w:val="004C4793"/>
    <w:rsid w:val="004C4DEB"/>
    <w:rsid w:val="004C501D"/>
    <w:rsid w:val="004C50BF"/>
    <w:rsid w:val="004C5197"/>
    <w:rsid w:val="004C5839"/>
    <w:rsid w:val="004C5AB4"/>
    <w:rsid w:val="004C6307"/>
    <w:rsid w:val="004C66C2"/>
    <w:rsid w:val="004C682B"/>
    <w:rsid w:val="004C6A62"/>
    <w:rsid w:val="004C76CF"/>
    <w:rsid w:val="004C7AE5"/>
    <w:rsid w:val="004C7F61"/>
    <w:rsid w:val="004D006B"/>
    <w:rsid w:val="004D0E26"/>
    <w:rsid w:val="004D139C"/>
    <w:rsid w:val="004D1456"/>
    <w:rsid w:val="004D163D"/>
    <w:rsid w:val="004D3EAA"/>
    <w:rsid w:val="004D5598"/>
    <w:rsid w:val="004D5722"/>
    <w:rsid w:val="004D5E7B"/>
    <w:rsid w:val="004D5F01"/>
    <w:rsid w:val="004D5F65"/>
    <w:rsid w:val="004D6022"/>
    <w:rsid w:val="004D64FF"/>
    <w:rsid w:val="004D67DE"/>
    <w:rsid w:val="004D6C44"/>
    <w:rsid w:val="004D6EB7"/>
    <w:rsid w:val="004D780A"/>
    <w:rsid w:val="004E0588"/>
    <w:rsid w:val="004E07D8"/>
    <w:rsid w:val="004E2934"/>
    <w:rsid w:val="004E2980"/>
    <w:rsid w:val="004E29A3"/>
    <w:rsid w:val="004E2D56"/>
    <w:rsid w:val="004E34C9"/>
    <w:rsid w:val="004E379A"/>
    <w:rsid w:val="004E38A2"/>
    <w:rsid w:val="004E49FF"/>
    <w:rsid w:val="004E4EE3"/>
    <w:rsid w:val="004E5778"/>
    <w:rsid w:val="004E5E1D"/>
    <w:rsid w:val="004E61CE"/>
    <w:rsid w:val="004E68F7"/>
    <w:rsid w:val="004E6AA9"/>
    <w:rsid w:val="004E79F8"/>
    <w:rsid w:val="004E7C31"/>
    <w:rsid w:val="004F01CE"/>
    <w:rsid w:val="004F0C60"/>
    <w:rsid w:val="004F0D2C"/>
    <w:rsid w:val="004F0DE4"/>
    <w:rsid w:val="004F256F"/>
    <w:rsid w:val="004F29E6"/>
    <w:rsid w:val="004F2FD1"/>
    <w:rsid w:val="004F3C3B"/>
    <w:rsid w:val="004F3E43"/>
    <w:rsid w:val="004F425D"/>
    <w:rsid w:val="004F4482"/>
    <w:rsid w:val="004F4FD4"/>
    <w:rsid w:val="004F5198"/>
    <w:rsid w:val="004F542C"/>
    <w:rsid w:val="004F55A4"/>
    <w:rsid w:val="004F5770"/>
    <w:rsid w:val="004F585F"/>
    <w:rsid w:val="004F5FA1"/>
    <w:rsid w:val="004F66B9"/>
    <w:rsid w:val="004F6DDA"/>
    <w:rsid w:val="004F7196"/>
    <w:rsid w:val="00500455"/>
    <w:rsid w:val="00500EFF"/>
    <w:rsid w:val="005021F4"/>
    <w:rsid w:val="00502253"/>
    <w:rsid w:val="00504707"/>
    <w:rsid w:val="005049D8"/>
    <w:rsid w:val="00504C33"/>
    <w:rsid w:val="005052AA"/>
    <w:rsid w:val="00505890"/>
    <w:rsid w:val="005062A1"/>
    <w:rsid w:val="0050682C"/>
    <w:rsid w:val="00507422"/>
    <w:rsid w:val="00507E75"/>
    <w:rsid w:val="00510800"/>
    <w:rsid w:val="0051142B"/>
    <w:rsid w:val="0051178C"/>
    <w:rsid w:val="0051273E"/>
    <w:rsid w:val="005129AE"/>
    <w:rsid w:val="00512F54"/>
    <w:rsid w:val="005138B7"/>
    <w:rsid w:val="00513E0D"/>
    <w:rsid w:val="0051427E"/>
    <w:rsid w:val="00514D04"/>
    <w:rsid w:val="005151F0"/>
    <w:rsid w:val="005162D2"/>
    <w:rsid w:val="0051646E"/>
    <w:rsid w:val="00516862"/>
    <w:rsid w:val="005178A9"/>
    <w:rsid w:val="00517BC7"/>
    <w:rsid w:val="00520271"/>
    <w:rsid w:val="0052054C"/>
    <w:rsid w:val="005207D8"/>
    <w:rsid w:val="0052095D"/>
    <w:rsid w:val="005216BE"/>
    <w:rsid w:val="0052206C"/>
    <w:rsid w:val="0052236E"/>
    <w:rsid w:val="00522703"/>
    <w:rsid w:val="00522B25"/>
    <w:rsid w:val="0052313F"/>
    <w:rsid w:val="0052397C"/>
    <w:rsid w:val="00523B2D"/>
    <w:rsid w:val="005245D1"/>
    <w:rsid w:val="005246ED"/>
    <w:rsid w:val="00524C78"/>
    <w:rsid w:val="00524E6F"/>
    <w:rsid w:val="0052525D"/>
    <w:rsid w:val="00525E7B"/>
    <w:rsid w:val="00526019"/>
    <w:rsid w:val="005260A0"/>
    <w:rsid w:val="005261DD"/>
    <w:rsid w:val="00527B9E"/>
    <w:rsid w:val="0053007A"/>
    <w:rsid w:val="00530257"/>
    <w:rsid w:val="0053046C"/>
    <w:rsid w:val="00530495"/>
    <w:rsid w:val="00530A63"/>
    <w:rsid w:val="005315A4"/>
    <w:rsid w:val="005318D7"/>
    <w:rsid w:val="00531935"/>
    <w:rsid w:val="00531F42"/>
    <w:rsid w:val="00532AB1"/>
    <w:rsid w:val="00532AED"/>
    <w:rsid w:val="00532FC0"/>
    <w:rsid w:val="00533A33"/>
    <w:rsid w:val="0053432E"/>
    <w:rsid w:val="00534429"/>
    <w:rsid w:val="005344D8"/>
    <w:rsid w:val="00534708"/>
    <w:rsid w:val="0053504A"/>
    <w:rsid w:val="00535F1D"/>
    <w:rsid w:val="00536345"/>
    <w:rsid w:val="00536615"/>
    <w:rsid w:val="00536874"/>
    <w:rsid w:val="00537277"/>
    <w:rsid w:val="005375CE"/>
    <w:rsid w:val="00537944"/>
    <w:rsid w:val="00537A9F"/>
    <w:rsid w:val="00537AB3"/>
    <w:rsid w:val="00537B94"/>
    <w:rsid w:val="00540824"/>
    <w:rsid w:val="005411DF"/>
    <w:rsid w:val="00541CDA"/>
    <w:rsid w:val="005421AB"/>
    <w:rsid w:val="00542856"/>
    <w:rsid w:val="00542B64"/>
    <w:rsid w:val="00542B9F"/>
    <w:rsid w:val="00542BFB"/>
    <w:rsid w:val="00543007"/>
    <w:rsid w:val="0054325E"/>
    <w:rsid w:val="00543CC0"/>
    <w:rsid w:val="005446DB"/>
    <w:rsid w:val="00544AF9"/>
    <w:rsid w:val="005450E2"/>
    <w:rsid w:val="005455FF"/>
    <w:rsid w:val="00545721"/>
    <w:rsid w:val="00545758"/>
    <w:rsid w:val="00546C26"/>
    <w:rsid w:val="00546E8B"/>
    <w:rsid w:val="00547053"/>
    <w:rsid w:val="00547074"/>
    <w:rsid w:val="00547B1D"/>
    <w:rsid w:val="00547B40"/>
    <w:rsid w:val="005500D9"/>
    <w:rsid w:val="00550403"/>
    <w:rsid w:val="00550A94"/>
    <w:rsid w:val="00550B5C"/>
    <w:rsid w:val="00550E27"/>
    <w:rsid w:val="005516E1"/>
    <w:rsid w:val="005517F7"/>
    <w:rsid w:val="00551B02"/>
    <w:rsid w:val="00552662"/>
    <w:rsid w:val="0055288A"/>
    <w:rsid w:val="005530DB"/>
    <w:rsid w:val="005535B9"/>
    <w:rsid w:val="005535EE"/>
    <w:rsid w:val="00553656"/>
    <w:rsid w:val="00553BD0"/>
    <w:rsid w:val="005549E7"/>
    <w:rsid w:val="00554C44"/>
    <w:rsid w:val="00554DC8"/>
    <w:rsid w:val="00554F04"/>
    <w:rsid w:val="0055586A"/>
    <w:rsid w:val="00555AF0"/>
    <w:rsid w:val="005568D2"/>
    <w:rsid w:val="005571CA"/>
    <w:rsid w:val="005574EE"/>
    <w:rsid w:val="00557623"/>
    <w:rsid w:val="005578BE"/>
    <w:rsid w:val="00557CCB"/>
    <w:rsid w:val="00557F87"/>
    <w:rsid w:val="005604E0"/>
    <w:rsid w:val="00560915"/>
    <w:rsid w:val="00560D20"/>
    <w:rsid w:val="00561087"/>
    <w:rsid w:val="00561999"/>
    <w:rsid w:val="00562666"/>
    <w:rsid w:val="00562730"/>
    <w:rsid w:val="0056290B"/>
    <w:rsid w:val="00563093"/>
    <w:rsid w:val="005636E5"/>
    <w:rsid w:val="00563F1E"/>
    <w:rsid w:val="0056426F"/>
    <w:rsid w:val="005642FC"/>
    <w:rsid w:val="0056436F"/>
    <w:rsid w:val="00564921"/>
    <w:rsid w:val="00564E7D"/>
    <w:rsid w:val="0056528C"/>
    <w:rsid w:val="00565322"/>
    <w:rsid w:val="00565A64"/>
    <w:rsid w:val="00565BA5"/>
    <w:rsid w:val="005660DD"/>
    <w:rsid w:val="0056639D"/>
    <w:rsid w:val="00567949"/>
    <w:rsid w:val="00567E36"/>
    <w:rsid w:val="00567FE8"/>
    <w:rsid w:val="00570088"/>
    <w:rsid w:val="00570313"/>
    <w:rsid w:val="00570AAA"/>
    <w:rsid w:val="00570B76"/>
    <w:rsid w:val="00571283"/>
    <w:rsid w:val="005715EE"/>
    <w:rsid w:val="0057198E"/>
    <w:rsid w:val="00571A2E"/>
    <w:rsid w:val="00571D86"/>
    <w:rsid w:val="00571DE8"/>
    <w:rsid w:val="00571EF9"/>
    <w:rsid w:val="00572BAB"/>
    <w:rsid w:val="00572BE7"/>
    <w:rsid w:val="00573482"/>
    <w:rsid w:val="0057362B"/>
    <w:rsid w:val="00573ABD"/>
    <w:rsid w:val="00573C37"/>
    <w:rsid w:val="005740D9"/>
    <w:rsid w:val="00574367"/>
    <w:rsid w:val="0057471F"/>
    <w:rsid w:val="0057493C"/>
    <w:rsid w:val="005750F7"/>
    <w:rsid w:val="0057515A"/>
    <w:rsid w:val="0057525D"/>
    <w:rsid w:val="00575301"/>
    <w:rsid w:val="00575949"/>
    <w:rsid w:val="0057602E"/>
    <w:rsid w:val="005762A1"/>
    <w:rsid w:val="005762D3"/>
    <w:rsid w:val="005766F6"/>
    <w:rsid w:val="0057685D"/>
    <w:rsid w:val="00576FD4"/>
    <w:rsid w:val="00577002"/>
    <w:rsid w:val="00577717"/>
    <w:rsid w:val="005801E7"/>
    <w:rsid w:val="00581A1C"/>
    <w:rsid w:val="00581C25"/>
    <w:rsid w:val="0058350C"/>
    <w:rsid w:val="00583AD3"/>
    <w:rsid w:val="00584011"/>
    <w:rsid w:val="005845E1"/>
    <w:rsid w:val="005846BD"/>
    <w:rsid w:val="00584AEF"/>
    <w:rsid w:val="005854D2"/>
    <w:rsid w:val="005857D1"/>
    <w:rsid w:val="00585961"/>
    <w:rsid w:val="00585E7B"/>
    <w:rsid w:val="005860A5"/>
    <w:rsid w:val="005867C0"/>
    <w:rsid w:val="00586DF1"/>
    <w:rsid w:val="00587121"/>
    <w:rsid w:val="00587EB2"/>
    <w:rsid w:val="00587F99"/>
    <w:rsid w:val="005900F1"/>
    <w:rsid w:val="0059090B"/>
    <w:rsid w:val="00590B6B"/>
    <w:rsid w:val="005923A1"/>
    <w:rsid w:val="005924E5"/>
    <w:rsid w:val="005927C9"/>
    <w:rsid w:val="00592C53"/>
    <w:rsid w:val="00593163"/>
    <w:rsid w:val="00593CBC"/>
    <w:rsid w:val="00593E91"/>
    <w:rsid w:val="00593F30"/>
    <w:rsid w:val="005953BE"/>
    <w:rsid w:val="005958ED"/>
    <w:rsid w:val="00595EE2"/>
    <w:rsid w:val="00596C5C"/>
    <w:rsid w:val="00597FD7"/>
    <w:rsid w:val="005A0323"/>
    <w:rsid w:val="005A034D"/>
    <w:rsid w:val="005A059E"/>
    <w:rsid w:val="005A0E14"/>
    <w:rsid w:val="005A1B67"/>
    <w:rsid w:val="005A1CE6"/>
    <w:rsid w:val="005A1FE3"/>
    <w:rsid w:val="005A2069"/>
    <w:rsid w:val="005A2476"/>
    <w:rsid w:val="005A315D"/>
    <w:rsid w:val="005A3B9E"/>
    <w:rsid w:val="005A3C4B"/>
    <w:rsid w:val="005A454B"/>
    <w:rsid w:val="005A4689"/>
    <w:rsid w:val="005A48D2"/>
    <w:rsid w:val="005A49A2"/>
    <w:rsid w:val="005A5355"/>
    <w:rsid w:val="005A575A"/>
    <w:rsid w:val="005A5E67"/>
    <w:rsid w:val="005A6509"/>
    <w:rsid w:val="005A683C"/>
    <w:rsid w:val="005A6AC8"/>
    <w:rsid w:val="005A6E6C"/>
    <w:rsid w:val="005A7389"/>
    <w:rsid w:val="005A73C0"/>
    <w:rsid w:val="005A7724"/>
    <w:rsid w:val="005A79CB"/>
    <w:rsid w:val="005A7D2D"/>
    <w:rsid w:val="005B04DC"/>
    <w:rsid w:val="005B2273"/>
    <w:rsid w:val="005B28CE"/>
    <w:rsid w:val="005B30CF"/>
    <w:rsid w:val="005B37D9"/>
    <w:rsid w:val="005B37F4"/>
    <w:rsid w:val="005B4103"/>
    <w:rsid w:val="005B4306"/>
    <w:rsid w:val="005B496D"/>
    <w:rsid w:val="005B497E"/>
    <w:rsid w:val="005B4DB5"/>
    <w:rsid w:val="005B53D4"/>
    <w:rsid w:val="005B587B"/>
    <w:rsid w:val="005B5BFE"/>
    <w:rsid w:val="005B6311"/>
    <w:rsid w:val="005B68D2"/>
    <w:rsid w:val="005B6EB4"/>
    <w:rsid w:val="005B721C"/>
    <w:rsid w:val="005B7638"/>
    <w:rsid w:val="005B79E5"/>
    <w:rsid w:val="005B7E30"/>
    <w:rsid w:val="005C0921"/>
    <w:rsid w:val="005C0EE5"/>
    <w:rsid w:val="005C1540"/>
    <w:rsid w:val="005C1542"/>
    <w:rsid w:val="005C1EDA"/>
    <w:rsid w:val="005C1EEF"/>
    <w:rsid w:val="005C20D2"/>
    <w:rsid w:val="005C213C"/>
    <w:rsid w:val="005C241C"/>
    <w:rsid w:val="005C2740"/>
    <w:rsid w:val="005C2754"/>
    <w:rsid w:val="005C27C6"/>
    <w:rsid w:val="005C2ED1"/>
    <w:rsid w:val="005C332C"/>
    <w:rsid w:val="005C3A0F"/>
    <w:rsid w:val="005C3E31"/>
    <w:rsid w:val="005C4294"/>
    <w:rsid w:val="005C4536"/>
    <w:rsid w:val="005C472B"/>
    <w:rsid w:val="005C4773"/>
    <w:rsid w:val="005C4ECB"/>
    <w:rsid w:val="005C5BFD"/>
    <w:rsid w:val="005C6372"/>
    <w:rsid w:val="005C646D"/>
    <w:rsid w:val="005C6DED"/>
    <w:rsid w:val="005C6EC4"/>
    <w:rsid w:val="005C7D9D"/>
    <w:rsid w:val="005C7E2E"/>
    <w:rsid w:val="005C7ED1"/>
    <w:rsid w:val="005D01C8"/>
    <w:rsid w:val="005D058F"/>
    <w:rsid w:val="005D1419"/>
    <w:rsid w:val="005D172A"/>
    <w:rsid w:val="005D21BB"/>
    <w:rsid w:val="005D3653"/>
    <w:rsid w:val="005D3766"/>
    <w:rsid w:val="005D3A40"/>
    <w:rsid w:val="005D4791"/>
    <w:rsid w:val="005D4E61"/>
    <w:rsid w:val="005D4FBC"/>
    <w:rsid w:val="005D500D"/>
    <w:rsid w:val="005D52A6"/>
    <w:rsid w:val="005D5E0C"/>
    <w:rsid w:val="005D6285"/>
    <w:rsid w:val="005D6A7C"/>
    <w:rsid w:val="005D7E00"/>
    <w:rsid w:val="005D7F05"/>
    <w:rsid w:val="005E00BF"/>
    <w:rsid w:val="005E0142"/>
    <w:rsid w:val="005E02AE"/>
    <w:rsid w:val="005E0419"/>
    <w:rsid w:val="005E05F4"/>
    <w:rsid w:val="005E0EEB"/>
    <w:rsid w:val="005E1194"/>
    <w:rsid w:val="005E1269"/>
    <w:rsid w:val="005E133F"/>
    <w:rsid w:val="005E184E"/>
    <w:rsid w:val="005E18F0"/>
    <w:rsid w:val="005E244C"/>
    <w:rsid w:val="005E31A1"/>
    <w:rsid w:val="005E34C1"/>
    <w:rsid w:val="005E3514"/>
    <w:rsid w:val="005E3CF9"/>
    <w:rsid w:val="005E41FD"/>
    <w:rsid w:val="005E49FA"/>
    <w:rsid w:val="005E4B58"/>
    <w:rsid w:val="005E6047"/>
    <w:rsid w:val="005E6670"/>
    <w:rsid w:val="005E66B2"/>
    <w:rsid w:val="005E6862"/>
    <w:rsid w:val="005E7096"/>
    <w:rsid w:val="005E70AA"/>
    <w:rsid w:val="005E7AD1"/>
    <w:rsid w:val="005E7C7C"/>
    <w:rsid w:val="005E7CA3"/>
    <w:rsid w:val="005F0647"/>
    <w:rsid w:val="005F0CB7"/>
    <w:rsid w:val="005F14A0"/>
    <w:rsid w:val="005F17D8"/>
    <w:rsid w:val="005F185B"/>
    <w:rsid w:val="005F1B62"/>
    <w:rsid w:val="005F2431"/>
    <w:rsid w:val="005F269A"/>
    <w:rsid w:val="005F2A4C"/>
    <w:rsid w:val="005F2D0B"/>
    <w:rsid w:val="005F2D4C"/>
    <w:rsid w:val="005F3166"/>
    <w:rsid w:val="005F39BB"/>
    <w:rsid w:val="005F3BF5"/>
    <w:rsid w:val="005F3D46"/>
    <w:rsid w:val="005F3EE2"/>
    <w:rsid w:val="005F4161"/>
    <w:rsid w:val="005F49B6"/>
    <w:rsid w:val="005F4FE6"/>
    <w:rsid w:val="005F50D5"/>
    <w:rsid w:val="005F5C1D"/>
    <w:rsid w:val="005F750D"/>
    <w:rsid w:val="005F7E93"/>
    <w:rsid w:val="00601060"/>
    <w:rsid w:val="006010CA"/>
    <w:rsid w:val="0060182C"/>
    <w:rsid w:val="00601A14"/>
    <w:rsid w:val="00601C9A"/>
    <w:rsid w:val="00602471"/>
    <w:rsid w:val="0060293D"/>
    <w:rsid w:val="0060321B"/>
    <w:rsid w:val="00603238"/>
    <w:rsid w:val="006033AC"/>
    <w:rsid w:val="0060424E"/>
    <w:rsid w:val="00604CB0"/>
    <w:rsid w:val="00605BD9"/>
    <w:rsid w:val="0060606C"/>
    <w:rsid w:val="006061A0"/>
    <w:rsid w:val="00606BFD"/>
    <w:rsid w:val="0060722F"/>
    <w:rsid w:val="00607316"/>
    <w:rsid w:val="00607364"/>
    <w:rsid w:val="006073DB"/>
    <w:rsid w:val="006079F2"/>
    <w:rsid w:val="0061089F"/>
    <w:rsid w:val="006118B1"/>
    <w:rsid w:val="00611A06"/>
    <w:rsid w:val="00611DCA"/>
    <w:rsid w:val="00612534"/>
    <w:rsid w:val="006128AE"/>
    <w:rsid w:val="006129BA"/>
    <w:rsid w:val="00612E40"/>
    <w:rsid w:val="00613CFF"/>
    <w:rsid w:val="00613E71"/>
    <w:rsid w:val="0061417B"/>
    <w:rsid w:val="00614742"/>
    <w:rsid w:val="00614BD8"/>
    <w:rsid w:val="0061529F"/>
    <w:rsid w:val="006153C5"/>
    <w:rsid w:val="006168F6"/>
    <w:rsid w:val="00616AD4"/>
    <w:rsid w:val="00616E13"/>
    <w:rsid w:val="00617117"/>
    <w:rsid w:val="00617243"/>
    <w:rsid w:val="00617754"/>
    <w:rsid w:val="00617B59"/>
    <w:rsid w:val="00617C7B"/>
    <w:rsid w:val="00617ED3"/>
    <w:rsid w:val="006208F2"/>
    <w:rsid w:val="00621339"/>
    <w:rsid w:val="0062151A"/>
    <w:rsid w:val="006215C3"/>
    <w:rsid w:val="00621AC0"/>
    <w:rsid w:val="00622F39"/>
    <w:rsid w:val="00623D36"/>
    <w:rsid w:val="00624502"/>
    <w:rsid w:val="00624588"/>
    <w:rsid w:val="00624A1A"/>
    <w:rsid w:val="00624CBD"/>
    <w:rsid w:val="006257BB"/>
    <w:rsid w:val="0062608C"/>
    <w:rsid w:val="0062612C"/>
    <w:rsid w:val="006262A5"/>
    <w:rsid w:val="006265F6"/>
    <w:rsid w:val="00626AD9"/>
    <w:rsid w:val="00626E36"/>
    <w:rsid w:val="006274F1"/>
    <w:rsid w:val="006277A7"/>
    <w:rsid w:val="006279B1"/>
    <w:rsid w:val="006303F7"/>
    <w:rsid w:val="00630AD0"/>
    <w:rsid w:val="00630CCC"/>
    <w:rsid w:val="006314B7"/>
    <w:rsid w:val="00631CA7"/>
    <w:rsid w:val="00632054"/>
    <w:rsid w:val="0063237F"/>
    <w:rsid w:val="006326C1"/>
    <w:rsid w:val="006333DD"/>
    <w:rsid w:val="0063357E"/>
    <w:rsid w:val="006338B3"/>
    <w:rsid w:val="00633CB2"/>
    <w:rsid w:val="006347B6"/>
    <w:rsid w:val="006356C7"/>
    <w:rsid w:val="00637122"/>
    <w:rsid w:val="0063754E"/>
    <w:rsid w:val="006378F6"/>
    <w:rsid w:val="006401BF"/>
    <w:rsid w:val="006407A3"/>
    <w:rsid w:val="00640B81"/>
    <w:rsid w:val="00641075"/>
    <w:rsid w:val="0064115B"/>
    <w:rsid w:val="006427D7"/>
    <w:rsid w:val="00642950"/>
    <w:rsid w:val="00643343"/>
    <w:rsid w:val="00643971"/>
    <w:rsid w:val="00643DF4"/>
    <w:rsid w:val="00644521"/>
    <w:rsid w:val="0064462E"/>
    <w:rsid w:val="00645C8C"/>
    <w:rsid w:val="006460B0"/>
    <w:rsid w:val="00646699"/>
    <w:rsid w:val="00646AE6"/>
    <w:rsid w:val="00646F63"/>
    <w:rsid w:val="0064700B"/>
    <w:rsid w:val="0064746C"/>
    <w:rsid w:val="006477CF"/>
    <w:rsid w:val="00647982"/>
    <w:rsid w:val="00647C60"/>
    <w:rsid w:val="00650782"/>
    <w:rsid w:val="0065085D"/>
    <w:rsid w:val="00651318"/>
    <w:rsid w:val="00651663"/>
    <w:rsid w:val="00651C69"/>
    <w:rsid w:val="00651F12"/>
    <w:rsid w:val="00652D2D"/>
    <w:rsid w:val="0065360A"/>
    <w:rsid w:val="00653665"/>
    <w:rsid w:val="006536E2"/>
    <w:rsid w:val="00653701"/>
    <w:rsid w:val="00653BAC"/>
    <w:rsid w:val="00654F1F"/>
    <w:rsid w:val="0065502A"/>
    <w:rsid w:val="00655265"/>
    <w:rsid w:val="00655AFD"/>
    <w:rsid w:val="00655C80"/>
    <w:rsid w:val="00655CF3"/>
    <w:rsid w:val="00655D0D"/>
    <w:rsid w:val="00656B0E"/>
    <w:rsid w:val="00656D45"/>
    <w:rsid w:val="00657A5D"/>
    <w:rsid w:val="00660AC7"/>
    <w:rsid w:val="00661B84"/>
    <w:rsid w:val="00661C3E"/>
    <w:rsid w:val="00661CF7"/>
    <w:rsid w:val="00662485"/>
    <w:rsid w:val="0066278A"/>
    <w:rsid w:val="006628DC"/>
    <w:rsid w:val="006631DF"/>
    <w:rsid w:val="006632A4"/>
    <w:rsid w:val="00663839"/>
    <w:rsid w:val="00664CDE"/>
    <w:rsid w:val="006650FB"/>
    <w:rsid w:val="00665AE3"/>
    <w:rsid w:val="00665D8F"/>
    <w:rsid w:val="00666756"/>
    <w:rsid w:val="006667D6"/>
    <w:rsid w:val="0066697A"/>
    <w:rsid w:val="00666C50"/>
    <w:rsid w:val="00666E1B"/>
    <w:rsid w:val="00666FAD"/>
    <w:rsid w:val="006674BE"/>
    <w:rsid w:val="00667D2D"/>
    <w:rsid w:val="00667D58"/>
    <w:rsid w:val="00667E9F"/>
    <w:rsid w:val="00670479"/>
    <w:rsid w:val="00671038"/>
    <w:rsid w:val="00671444"/>
    <w:rsid w:val="00672198"/>
    <w:rsid w:val="006725C4"/>
    <w:rsid w:val="0067288F"/>
    <w:rsid w:val="00672BE5"/>
    <w:rsid w:val="0067397D"/>
    <w:rsid w:val="00673AB3"/>
    <w:rsid w:val="0067412B"/>
    <w:rsid w:val="00674196"/>
    <w:rsid w:val="00674D63"/>
    <w:rsid w:val="006753BF"/>
    <w:rsid w:val="00675CC9"/>
    <w:rsid w:val="006764B4"/>
    <w:rsid w:val="0067694A"/>
    <w:rsid w:val="0067764E"/>
    <w:rsid w:val="00677742"/>
    <w:rsid w:val="00677BB8"/>
    <w:rsid w:val="006807F8"/>
    <w:rsid w:val="006809F3"/>
    <w:rsid w:val="00680AFD"/>
    <w:rsid w:val="00680C77"/>
    <w:rsid w:val="0068158B"/>
    <w:rsid w:val="00681E83"/>
    <w:rsid w:val="0068282B"/>
    <w:rsid w:val="006836E9"/>
    <w:rsid w:val="0068469C"/>
    <w:rsid w:val="00684958"/>
    <w:rsid w:val="00684F3C"/>
    <w:rsid w:val="0068550B"/>
    <w:rsid w:val="00685653"/>
    <w:rsid w:val="006860AC"/>
    <w:rsid w:val="006863CD"/>
    <w:rsid w:val="0068650D"/>
    <w:rsid w:val="0068661E"/>
    <w:rsid w:val="00686823"/>
    <w:rsid w:val="00686A84"/>
    <w:rsid w:val="00686A99"/>
    <w:rsid w:val="00686D7B"/>
    <w:rsid w:val="006876D0"/>
    <w:rsid w:val="00687A99"/>
    <w:rsid w:val="00687BBA"/>
    <w:rsid w:val="00687F54"/>
    <w:rsid w:val="006901EE"/>
    <w:rsid w:val="00690629"/>
    <w:rsid w:val="006908F4"/>
    <w:rsid w:val="0069097E"/>
    <w:rsid w:val="00690B4C"/>
    <w:rsid w:val="00690D92"/>
    <w:rsid w:val="006910EB"/>
    <w:rsid w:val="00691A68"/>
    <w:rsid w:val="0069220D"/>
    <w:rsid w:val="00692262"/>
    <w:rsid w:val="006923B3"/>
    <w:rsid w:val="0069296F"/>
    <w:rsid w:val="00692E0E"/>
    <w:rsid w:val="00693A4B"/>
    <w:rsid w:val="00693E9C"/>
    <w:rsid w:val="00694323"/>
    <w:rsid w:val="00695074"/>
    <w:rsid w:val="00695B4D"/>
    <w:rsid w:val="00695C3A"/>
    <w:rsid w:val="006961CC"/>
    <w:rsid w:val="0069641F"/>
    <w:rsid w:val="00696447"/>
    <w:rsid w:val="006969F7"/>
    <w:rsid w:val="00696D75"/>
    <w:rsid w:val="00697269"/>
    <w:rsid w:val="0069752C"/>
    <w:rsid w:val="00697FDC"/>
    <w:rsid w:val="006A0167"/>
    <w:rsid w:val="006A05C6"/>
    <w:rsid w:val="006A08CF"/>
    <w:rsid w:val="006A08EC"/>
    <w:rsid w:val="006A09CA"/>
    <w:rsid w:val="006A0B20"/>
    <w:rsid w:val="006A1277"/>
    <w:rsid w:val="006A132C"/>
    <w:rsid w:val="006A1B12"/>
    <w:rsid w:val="006A22FB"/>
    <w:rsid w:val="006A26D2"/>
    <w:rsid w:val="006A28E3"/>
    <w:rsid w:val="006A2F05"/>
    <w:rsid w:val="006A3232"/>
    <w:rsid w:val="006A3A6D"/>
    <w:rsid w:val="006A3F2E"/>
    <w:rsid w:val="006A4AAD"/>
    <w:rsid w:val="006A50D4"/>
    <w:rsid w:val="006A56E4"/>
    <w:rsid w:val="006A5ADC"/>
    <w:rsid w:val="006A5F7E"/>
    <w:rsid w:val="006A6471"/>
    <w:rsid w:val="006A6A06"/>
    <w:rsid w:val="006A70A7"/>
    <w:rsid w:val="006B0220"/>
    <w:rsid w:val="006B0F46"/>
    <w:rsid w:val="006B105E"/>
    <w:rsid w:val="006B10BD"/>
    <w:rsid w:val="006B10C5"/>
    <w:rsid w:val="006B10DB"/>
    <w:rsid w:val="006B1634"/>
    <w:rsid w:val="006B1981"/>
    <w:rsid w:val="006B1A12"/>
    <w:rsid w:val="006B215F"/>
    <w:rsid w:val="006B21BB"/>
    <w:rsid w:val="006B2241"/>
    <w:rsid w:val="006B2255"/>
    <w:rsid w:val="006B28E2"/>
    <w:rsid w:val="006B29A2"/>
    <w:rsid w:val="006B2C43"/>
    <w:rsid w:val="006B36E3"/>
    <w:rsid w:val="006B39D0"/>
    <w:rsid w:val="006B3EE7"/>
    <w:rsid w:val="006B41B2"/>
    <w:rsid w:val="006B43D0"/>
    <w:rsid w:val="006B56B6"/>
    <w:rsid w:val="006B5E0B"/>
    <w:rsid w:val="006B5F03"/>
    <w:rsid w:val="006B6A32"/>
    <w:rsid w:val="006B7FCC"/>
    <w:rsid w:val="006C0CE8"/>
    <w:rsid w:val="006C0E93"/>
    <w:rsid w:val="006C1892"/>
    <w:rsid w:val="006C212E"/>
    <w:rsid w:val="006C21C3"/>
    <w:rsid w:val="006C2764"/>
    <w:rsid w:val="006C2832"/>
    <w:rsid w:val="006C372B"/>
    <w:rsid w:val="006C39C5"/>
    <w:rsid w:val="006C408B"/>
    <w:rsid w:val="006C413A"/>
    <w:rsid w:val="006C46DA"/>
    <w:rsid w:val="006C479A"/>
    <w:rsid w:val="006C4A1F"/>
    <w:rsid w:val="006C5044"/>
    <w:rsid w:val="006C6317"/>
    <w:rsid w:val="006C69AF"/>
    <w:rsid w:val="006C7133"/>
    <w:rsid w:val="006C7754"/>
    <w:rsid w:val="006C7891"/>
    <w:rsid w:val="006C7B24"/>
    <w:rsid w:val="006C7F40"/>
    <w:rsid w:val="006D0355"/>
    <w:rsid w:val="006D0EA1"/>
    <w:rsid w:val="006D1062"/>
    <w:rsid w:val="006D10B2"/>
    <w:rsid w:val="006D14FD"/>
    <w:rsid w:val="006D1A20"/>
    <w:rsid w:val="006D21B1"/>
    <w:rsid w:val="006D226B"/>
    <w:rsid w:val="006D2B23"/>
    <w:rsid w:val="006D2B6D"/>
    <w:rsid w:val="006D2D28"/>
    <w:rsid w:val="006D2FC5"/>
    <w:rsid w:val="006D3132"/>
    <w:rsid w:val="006D3289"/>
    <w:rsid w:val="006D37F7"/>
    <w:rsid w:val="006D3825"/>
    <w:rsid w:val="006D4522"/>
    <w:rsid w:val="006D47EB"/>
    <w:rsid w:val="006D49C0"/>
    <w:rsid w:val="006D4CBF"/>
    <w:rsid w:val="006D4ED2"/>
    <w:rsid w:val="006D54E0"/>
    <w:rsid w:val="006D5AA1"/>
    <w:rsid w:val="006D5AE1"/>
    <w:rsid w:val="006D5B65"/>
    <w:rsid w:val="006D5C65"/>
    <w:rsid w:val="006D5CC0"/>
    <w:rsid w:val="006D61C7"/>
    <w:rsid w:val="006D62FA"/>
    <w:rsid w:val="006D6981"/>
    <w:rsid w:val="006D6A5C"/>
    <w:rsid w:val="006D6BA0"/>
    <w:rsid w:val="006D6FB0"/>
    <w:rsid w:val="006D723B"/>
    <w:rsid w:val="006D760D"/>
    <w:rsid w:val="006D76B6"/>
    <w:rsid w:val="006D78AC"/>
    <w:rsid w:val="006E01FA"/>
    <w:rsid w:val="006E0252"/>
    <w:rsid w:val="006E0999"/>
    <w:rsid w:val="006E1138"/>
    <w:rsid w:val="006E1D51"/>
    <w:rsid w:val="006E1F2B"/>
    <w:rsid w:val="006E20AC"/>
    <w:rsid w:val="006E37A9"/>
    <w:rsid w:val="006E3D00"/>
    <w:rsid w:val="006E3D9E"/>
    <w:rsid w:val="006E40DA"/>
    <w:rsid w:val="006E46F2"/>
    <w:rsid w:val="006E51BE"/>
    <w:rsid w:val="006E5803"/>
    <w:rsid w:val="006E632F"/>
    <w:rsid w:val="006E7497"/>
    <w:rsid w:val="006E7A8C"/>
    <w:rsid w:val="006E7E25"/>
    <w:rsid w:val="006F0744"/>
    <w:rsid w:val="006F08DC"/>
    <w:rsid w:val="006F091E"/>
    <w:rsid w:val="006F0E0F"/>
    <w:rsid w:val="006F25ED"/>
    <w:rsid w:val="006F2F8B"/>
    <w:rsid w:val="006F336F"/>
    <w:rsid w:val="006F3680"/>
    <w:rsid w:val="006F3889"/>
    <w:rsid w:val="006F3FEB"/>
    <w:rsid w:val="006F41F4"/>
    <w:rsid w:val="006F4D51"/>
    <w:rsid w:val="006F4DB4"/>
    <w:rsid w:val="006F5317"/>
    <w:rsid w:val="006F5551"/>
    <w:rsid w:val="006F635A"/>
    <w:rsid w:val="006F6858"/>
    <w:rsid w:val="006F712E"/>
    <w:rsid w:val="006F74CD"/>
    <w:rsid w:val="006F74F9"/>
    <w:rsid w:val="00700191"/>
    <w:rsid w:val="00700283"/>
    <w:rsid w:val="00700314"/>
    <w:rsid w:val="007013AA"/>
    <w:rsid w:val="00701F5E"/>
    <w:rsid w:val="00702815"/>
    <w:rsid w:val="00703166"/>
    <w:rsid w:val="00703447"/>
    <w:rsid w:val="007036EA"/>
    <w:rsid w:val="00704E7A"/>
    <w:rsid w:val="00705165"/>
    <w:rsid w:val="0070558C"/>
    <w:rsid w:val="0070633F"/>
    <w:rsid w:val="00706866"/>
    <w:rsid w:val="007068BE"/>
    <w:rsid w:val="00706FBF"/>
    <w:rsid w:val="0070748B"/>
    <w:rsid w:val="007076AF"/>
    <w:rsid w:val="00707E46"/>
    <w:rsid w:val="00710551"/>
    <w:rsid w:val="007109F2"/>
    <w:rsid w:val="00710CDD"/>
    <w:rsid w:val="00711B29"/>
    <w:rsid w:val="007127E1"/>
    <w:rsid w:val="00712882"/>
    <w:rsid w:val="00713411"/>
    <w:rsid w:val="0071385D"/>
    <w:rsid w:val="007141A7"/>
    <w:rsid w:val="007147AB"/>
    <w:rsid w:val="0071481B"/>
    <w:rsid w:val="007155A5"/>
    <w:rsid w:val="00716225"/>
    <w:rsid w:val="00716B21"/>
    <w:rsid w:val="00716DA2"/>
    <w:rsid w:val="00717563"/>
    <w:rsid w:val="007177BB"/>
    <w:rsid w:val="00717C66"/>
    <w:rsid w:val="00717DC7"/>
    <w:rsid w:val="007200BF"/>
    <w:rsid w:val="00720515"/>
    <w:rsid w:val="0072062B"/>
    <w:rsid w:val="00720A88"/>
    <w:rsid w:val="00720C2A"/>
    <w:rsid w:val="007211EB"/>
    <w:rsid w:val="0072170E"/>
    <w:rsid w:val="00721E34"/>
    <w:rsid w:val="00722CBC"/>
    <w:rsid w:val="00722D78"/>
    <w:rsid w:val="007233D8"/>
    <w:rsid w:val="00723453"/>
    <w:rsid w:val="00724162"/>
    <w:rsid w:val="007246AF"/>
    <w:rsid w:val="007258F7"/>
    <w:rsid w:val="00726086"/>
    <w:rsid w:val="007262ED"/>
    <w:rsid w:val="00727341"/>
    <w:rsid w:val="007275EF"/>
    <w:rsid w:val="00727606"/>
    <w:rsid w:val="00727A15"/>
    <w:rsid w:val="00727FE6"/>
    <w:rsid w:val="00730899"/>
    <w:rsid w:val="00730952"/>
    <w:rsid w:val="007309C3"/>
    <w:rsid w:val="00730E98"/>
    <w:rsid w:val="0073108C"/>
    <w:rsid w:val="0073200F"/>
    <w:rsid w:val="007326F9"/>
    <w:rsid w:val="00733735"/>
    <w:rsid w:val="0073378C"/>
    <w:rsid w:val="0073382B"/>
    <w:rsid w:val="00733896"/>
    <w:rsid w:val="00734305"/>
    <w:rsid w:val="0073475B"/>
    <w:rsid w:val="007348A9"/>
    <w:rsid w:val="00734C87"/>
    <w:rsid w:val="00734DE6"/>
    <w:rsid w:val="0073545F"/>
    <w:rsid w:val="00735633"/>
    <w:rsid w:val="00735717"/>
    <w:rsid w:val="00735752"/>
    <w:rsid w:val="00735A83"/>
    <w:rsid w:val="007366BF"/>
    <w:rsid w:val="00736B3D"/>
    <w:rsid w:val="00736F69"/>
    <w:rsid w:val="00737021"/>
    <w:rsid w:val="00737F5B"/>
    <w:rsid w:val="00740547"/>
    <w:rsid w:val="00740638"/>
    <w:rsid w:val="00740E83"/>
    <w:rsid w:val="007413BF"/>
    <w:rsid w:val="0074151B"/>
    <w:rsid w:val="00741B71"/>
    <w:rsid w:val="00741F8D"/>
    <w:rsid w:val="007420D7"/>
    <w:rsid w:val="007424E4"/>
    <w:rsid w:val="007426AB"/>
    <w:rsid w:val="00742819"/>
    <w:rsid w:val="00742B26"/>
    <w:rsid w:val="00742CC8"/>
    <w:rsid w:val="0074352E"/>
    <w:rsid w:val="0074358E"/>
    <w:rsid w:val="007438FB"/>
    <w:rsid w:val="00743A8E"/>
    <w:rsid w:val="00743BC8"/>
    <w:rsid w:val="00743E92"/>
    <w:rsid w:val="00744FC7"/>
    <w:rsid w:val="00745429"/>
    <w:rsid w:val="007460D0"/>
    <w:rsid w:val="007460EB"/>
    <w:rsid w:val="007465AE"/>
    <w:rsid w:val="007469E2"/>
    <w:rsid w:val="00747034"/>
    <w:rsid w:val="00747BD4"/>
    <w:rsid w:val="00753271"/>
    <w:rsid w:val="00753555"/>
    <w:rsid w:val="00753721"/>
    <w:rsid w:val="00753C0C"/>
    <w:rsid w:val="00754355"/>
    <w:rsid w:val="00754805"/>
    <w:rsid w:val="00754AAF"/>
    <w:rsid w:val="00754D5F"/>
    <w:rsid w:val="00755A1F"/>
    <w:rsid w:val="00756AA7"/>
    <w:rsid w:val="00756D0B"/>
    <w:rsid w:val="00757577"/>
    <w:rsid w:val="00757686"/>
    <w:rsid w:val="0075789F"/>
    <w:rsid w:val="00757FA3"/>
    <w:rsid w:val="0076005D"/>
    <w:rsid w:val="007603DE"/>
    <w:rsid w:val="007608B5"/>
    <w:rsid w:val="00761211"/>
    <w:rsid w:val="00761842"/>
    <w:rsid w:val="00762048"/>
    <w:rsid w:val="00762190"/>
    <w:rsid w:val="00762442"/>
    <w:rsid w:val="0076367F"/>
    <w:rsid w:val="007638A1"/>
    <w:rsid w:val="00763932"/>
    <w:rsid w:val="00763A86"/>
    <w:rsid w:val="00763C86"/>
    <w:rsid w:val="00763D8F"/>
    <w:rsid w:val="00763E91"/>
    <w:rsid w:val="00763F74"/>
    <w:rsid w:val="0076433A"/>
    <w:rsid w:val="00764929"/>
    <w:rsid w:val="00764972"/>
    <w:rsid w:val="00765185"/>
    <w:rsid w:val="0076547E"/>
    <w:rsid w:val="007656E0"/>
    <w:rsid w:val="00765C1B"/>
    <w:rsid w:val="00765E89"/>
    <w:rsid w:val="0076700E"/>
    <w:rsid w:val="00767581"/>
    <w:rsid w:val="00767E0F"/>
    <w:rsid w:val="0077012A"/>
    <w:rsid w:val="0077036E"/>
    <w:rsid w:val="007703F9"/>
    <w:rsid w:val="00770747"/>
    <w:rsid w:val="00770821"/>
    <w:rsid w:val="007710C1"/>
    <w:rsid w:val="00771336"/>
    <w:rsid w:val="0077135D"/>
    <w:rsid w:val="007714BA"/>
    <w:rsid w:val="00771D39"/>
    <w:rsid w:val="00771E40"/>
    <w:rsid w:val="00772148"/>
    <w:rsid w:val="00772A5F"/>
    <w:rsid w:val="00772CB5"/>
    <w:rsid w:val="00772EAC"/>
    <w:rsid w:val="00772F94"/>
    <w:rsid w:val="0077317A"/>
    <w:rsid w:val="007741AC"/>
    <w:rsid w:val="007749E7"/>
    <w:rsid w:val="00774BC5"/>
    <w:rsid w:val="00774DF1"/>
    <w:rsid w:val="00775145"/>
    <w:rsid w:val="00775B9E"/>
    <w:rsid w:val="007763AA"/>
    <w:rsid w:val="00776A18"/>
    <w:rsid w:val="00780081"/>
    <w:rsid w:val="007802D2"/>
    <w:rsid w:val="007803B2"/>
    <w:rsid w:val="00780702"/>
    <w:rsid w:val="0078079F"/>
    <w:rsid w:val="00780832"/>
    <w:rsid w:val="00780856"/>
    <w:rsid w:val="007808F1"/>
    <w:rsid w:val="00780DC1"/>
    <w:rsid w:val="00781355"/>
    <w:rsid w:val="00781622"/>
    <w:rsid w:val="007818CB"/>
    <w:rsid w:val="007820D5"/>
    <w:rsid w:val="00782337"/>
    <w:rsid w:val="007824AA"/>
    <w:rsid w:val="00783521"/>
    <w:rsid w:val="007836D2"/>
    <w:rsid w:val="00783881"/>
    <w:rsid w:val="007838B8"/>
    <w:rsid w:val="0078399D"/>
    <w:rsid w:val="00784B5E"/>
    <w:rsid w:val="00784C4D"/>
    <w:rsid w:val="00785057"/>
    <w:rsid w:val="0078514F"/>
    <w:rsid w:val="0078535D"/>
    <w:rsid w:val="0078564C"/>
    <w:rsid w:val="007856E4"/>
    <w:rsid w:val="00785F63"/>
    <w:rsid w:val="00786100"/>
    <w:rsid w:val="00786796"/>
    <w:rsid w:val="00786983"/>
    <w:rsid w:val="00786A0F"/>
    <w:rsid w:val="00786BFC"/>
    <w:rsid w:val="007872B2"/>
    <w:rsid w:val="0079095A"/>
    <w:rsid w:val="00790C2C"/>
    <w:rsid w:val="0079153C"/>
    <w:rsid w:val="007922FD"/>
    <w:rsid w:val="007923EA"/>
    <w:rsid w:val="007924BD"/>
    <w:rsid w:val="007927A8"/>
    <w:rsid w:val="00793191"/>
    <w:rsid w:val="007934AE"/>
    <w:rsid w:val="007935DE"/>
    <w:rsid w:val="007938F4"/>
    <w:rsid w:val="00795137"/>
    <w:rsid w:val="0079517C"/>
    <w:rsid w:val="007951FF"/>
    <w:rsid w:val="00795535"/>
    <w:rsid w:val="00795A0C"/>
    <w:rsid w:val="007961EA"/>
    <w:rsid w:val="0079696F"/>
    <w:rsid w:val="00796A59"/>
    <w:rsid w:val="0079709B"/>
    <w:rsid w:val="00797C74"/>
    <w:rsid w:val="00797DCE"/>
    <w:rsid w:val="007A00F8"/>
    <w:rsid w:val="007A0A02"/>
    <w:rsid w:val="007A0A4B"/>
    <w:rsid w:val="007A10FF"/>
    <w:rsid w:val="007A1AFB"/>
    <w:rsid w:val="007A1EF8"/>
    <w:rsid w:val="007A3988"/>
    <w:rsid w:val="007A3DCC"/>
    <w:rsid w:val="007A4313"/>
    <w:rsid w:val="007A461F"/>
    <w:rsid w:val="007A4D53"/>
    <w:rsid w:val="007A57AA"/>
    <w:rsid w:val="007A588C"/>
    <w:rsid w:val="007A5C5A"/>
    <w:rsid w:val="007A5CB6"/>
    <w:rsid w:val="007A5D26"/>
    <w:rsid w:val="007A605C"/>
    <w:rsid w:val="007A680D"/>
    <w:rsid w:val="007A6924"/>
    <w:rsid w:val="007A6B11"/>
    <w:rsid w:val="007A6DE7"/>
    <w:rsid w:val="007A6E2A"/>
    <w:rsid w:val="007A6F4A"/>
    <w:rsid w:val="007A7086"/>
    <w:rsid w:val="007A7236"/>
    <w:rsid w:val="007A7A94"/>
    <w:rsid w:val="007A7E8E"/>
    <w:rsid w:val="007B0059"/>
    <w:rsid w:val="007B0B45"/>
    <w:rsid w:val="007B147A"/>
    <w:rsid w:val="007B1704"/>
    <w:rsid w:val="007B2116"/>
    <w:rsid w:val="007B21A5"/>
    <w:rsid w:val="007B2B08"/>
    <w:rsid w:val="007B2E18"/>
    <w:rsid w:val="007B3265"/>
    <w:rsid w:val="007B3AF4"/>
    <w:rsid w:val="007B4523"/>
    <w:rsid w:val="007B4814"/>
    <w:rsid w:val="007B585A"/>
    <w:rsid w:val="007B5998"/>
    <w:rsid w:val="007B684E"/>
    <w:rsid w:val="007B6CD4"/>
    <w:rsid w:val="007B72BD"/>
    <w:rsid w:val="007B78AD"/>
    <w:rsid w:val="007C0086"/>
    <w:rsid w:val="007C00A9"/>
    <w:rsid w:val="007C08DA"/>
    <w:rsid w:val="007C267C"/>
    <w:rsid w:val="007C28B8"/>
    <w:rsid w:val="007C2A46"/>
    <w:rsid w:val="007C2EBA"/>
    <w:rsid w:val="007C2ED5"/>
    <w:rsid w:val="007C33CE"/>
    <w:rsid w:val="007C4210"/>
    <w:rsid w:val="007C4608"/>
    <w:rsid w:val="007C4AB0"/>
    <w:rsid w:val="007C4D1D"/>
    <w:rsid w:val="007C5A0D"/>
    <w:rsid w:val="007C5EC5"/>
    <w:rsid w:val="007C6513"/>
    <w:rsid w:val="007C6BD8"/>
    <w:rsid w:val="007C6F68"/>
    <w:rsid w:val="007C7167"/>
    <w:rsid w:val="007C71FB"/>
    <w:rsid w:val="007C7D3F"/>
    <w:rsid w:val="007D0010"/>
    <w:rsid w:val="007D0680"/>
    <w:rsid w:val="007D1021"/>
    <w:rsid w:val="007D10B5"/>
    <w:rsid w:val="007D11ED"/>
    <w:rsid w:val="007D14AE"/>
    <w:rsid w:val="007D1CD1"/>
    <w:rsid w:val="007D1FD9"/>
    <w:rsid w:val="007D1FE9"/>
    <w:rsid w:val="007D23EB"/>
    <w:rsid w:val="007D2445"/>
    <w:rsid w:val="007D24E8"/>
    <w:rsid w:val="007D2CD7"/>
    <w:rsid w:val="007D2DFC"/>
    <w:rsid w:val="007D2FC5"/>
    <w:rsid w:val="007D323A"/>
    <w:rsid w:val="007D3498"/>
    <w:rsid w:val="007D3EEB"/>
    <w:rsid w:val="007D4498"/>
    <w:rsid w:val="007D482B"/>
    <w:rsid w:val="007D4E91"/>
    <w:rsid w:val="007D4EFE"/>
    <w:rsid w:val="007D4FBC"/>
    <w:rsid w:val="007D5385"/>
    <w:rsid w:val="007D57C8"/>
    <w:rsid w:val="007D5DEA"/>
    <w:rsid w:val="007D707B"/>
    <w:rsid w:val="007D7315"/>
    <w:rsid w:val="007D75DF"/>
    <w:rsid w:val="007D785E"/>
    <w:rsid w:val="007E14C7"/>
    <w:rsid w:val="007E2081"/>
    <w:rsid w:val="007E2EF6"/>
    <w:rsid w:val="007E3328"/>
    <w:rsid w:val="007E3BD7"/>
    <w:rsid w:val="007E3CDC"/>
    <w:rsid w:val="007E4074"/>
    <w:rsid w:val="007E4CD1"/>
    <w:rsid w:val="007E4F76"/>
    <w:rsid w:val="007E4FEB"/>
    <w:rsid w:val="007E559F"/>
    <w:rsid w:val="007E5731"/>
    <w:rsid w:val="007E583E"/>
    <w:rsid w:val="007E5A34"/>
    <w:rsid w:val="007E5F82"/>
    <w:rsid w:val="007E6856"/>
    <w:rsid w:val="007E6C9B"/>
    <w:rsid w:val="007E6E76"/>
    <w:rsid w:val="007E78FB"/>
    <w:rsid w:val="007F05A4"/>
    <w:rsid w:val="007F091E"/>
    <w:rsid w:val="007F09D8"/>
    <w:rsid w:val="007F0DA2"/>
    <w:rsid w:val="007F0F28"/>
    <w:rsid w:val="007F1689"/>
    <w:rsid w:val="007F1915"/>
    <w:rsid w:val="007F1FC8"/>
    <w:rsid w:val="007F2795"/>
    <w:rsid w:val="007F3ACE"/>
    <w:rsid w:val="007F3B22"/>
    <w:rsid w:val="007F3D68"/>
    <w:rsid w:val="007F3F30"/>
    <w:rsid w:val="007F4721"/>
    <w:rsid w:val="007F48B4"/>
    <w:rsid w:val="007F4941"/>
    <w:rsid w:val="007F49F4"/>
    <w:rsid w:val="007F4A6B"/>
    <w:rsid w:val="007F4ED8"/>
    <w:rsid w:val="007F5216"/>
    <w:rsid w:val="007F705A"/>
    <w:rsid w:val="00800045"/>
    <w:rsid w:val="00800703"/>
    <w:rsid w:val="00800B3F"/>
    <w:rsid w:val="00801273"/>
    <w:rsid w:val="00801585"/>
    <w:rsid w:val="008017A8"/>
    <w:rsid w:val="008018EE"/>
    <w:rsid w:val="00801C70"/>
    <w:rsid w:val="008026C5"/>
    <w:rsid w:val="0080290A"/>
    <w:rsid w:val="00802B03"/>
    <w:rsid w:val="00802D75"/>
    <w:rsid w:val="00802E73"/>
    <w:rsid w:val="008034C8"/>
    <w:rsid w:val="00803807"/>
    <w:rsid w:val="00803C2E"/>
    <w:rsid w:val="00804175"/>
    <w:rsid w:val="0080419E"/>
    <w:rsid w:val="00804264"/>
    <w:rsid w:val="00804672"/>
    <w:rsid w:val="008053CC"/>
    <w:rsid w:val="00805A9A"/>
    <w:rsid w:val="00806107"/>
    <w:rsid w:val="0080690E"/>
    <w:rsid w:val="00806915"/>
    <w:rsid w:val="00806AC4"/>
    <w:rsid w:val="00806D88"/>
    <w:rsid w:val="00807886"/>
    <w:rsid w:val="00807DA4"/>
    <w:rsid w:val="00807E65"/>
    <w:rsid w:val="0081030B"/>
    <w:rsid w:val="008105F6"/>
    <w:rsid w:val="00810671"/>
    <w:rsid w:val="0081073C"/>
    <w:rsid w:val="00810F51"/>
    <w:rsid w:val="00811B13"/>
    <w:rsid w:val="008128AA"/>
    <w:rsid w:val="00812C03"/>
    <w:rsid w:val="00813E19"/>
    <w:rsid w:val="008144AA"/>
    <w:rsid w:val="00814D24"/>
    <w:rsid w:val="00815A67"/>
    <w:rsid w:val="008161C5"/>
    <w:rsid w:val="00816297"/>
    <w:rsid w:val="008169D0"/>
    <w:rsid w:val="00816CB7"/>
    <w:rsid w:val="00817506"/>
    <w:rsid w:val="00817CBB"/>
    <w:rsid w:val="00817CBF"/>
    <w:rsid w:val="00817DA4"/>
    <w:rsid w:val="008204F6"/>
    <w:rsid w:val="00820533"/>
    <w:rsid w:val="008205C9"/>
    <w:rsid w:val="008207A5"/>
    <w:rsid w:val="0082080D"/>
    <w:rsid w:val="00820858"/>
    <w:rsid w:val="0082099B"/>
    <w:rsid w:val="008214DE"/>
    <w:rsid w:val="00821ED1"/>
    <w:rsid w:val="00822991"/>
    <w:rsid w:val="008229A5"/>
    <w:rsid w:val="00823560"/>
    <w:rsid w:val="00824BA0"/>
    <w:rsid w:val="00825985"/>
    <w:rsid w:val="00825B5C"/>
    <w:rsid w:val="00825C4A"/>
    <w:rsid w:val="00825E40"/>
    <w:rsid w:val="00826672"/>
    <w:rsid w:val="008271AD"/>
    <w:rsid w:val="00827596"/>
    <w:rsid w:val="00827C67"/>
    <w:rsid w:val="00827E89"/>
    <w:rsid w:val="008307E6"/>
    <w:rsid w:val="00831880"/>
    <w:rsid w:val="00832D09"/>
    <w:rsid w:val="008339BB"/>
    <w:rsid w:val="00833A76"/>
    <w:rsid w:val="00833C2F"/>
    <w:rsid w:val="00834046"/>
    <w:rsid w:val="008344FD"/>
    <w:rsid w:val="008351C4"/>
    <w:rsid w:val="008359B3"/>
    <w:rsid w:val="00835F58"/>
    <w:rsid w:val="0083647F"/>
    <w:rsid w:val="0083684C"/>
    <w:rsid w:val="00836A4B"/>
    <w:rsid w:val="00836BD9"/>
    <w:rsid w:val="008371A5"/>
    <w:rsid w:val="00837238"/>
    <w:rsid w:val="00837A91"/>
    <w:rsid w:val="008400C9"/>
    <w:rsid w:val="008406FE"/>
    <w:rsid w:val="00841C0A"/>
    <w:rsid w:val="00841EB8"/>
    <w:rsid w:val="00842339"/>
    <w:rsid w:val="00842755"/>
    <w:rsid w:val="0084389D"/>
    <w:rsid w:val="008439EC"/>
    <w:rsid w:val="00843D51"/>
    <w:rsid w:val="00843E3D"/>
    <w:rsid w:val="008443F9"/>
    <w:rsid w:val="008445CB"/>
    <w:rsid w:val="008446ED"/>
    <w:rsid w:val="008449E5"/>
    <w:rsid w:val="00844A58"/>
    <w:rsid w:val="00844ED8"/>
    <w:rsid w:val="00844F42"/>
    <w:rsid w:val="00846970"/>
    <w:rsid w:val="00846CFA"/>
    <w:rsid w:val="00846D08"/>
    <w:rsid w:val="00847286"/>
    <w:rsid w:val="00847A90"/>
    <w:rsid w:val="0085000F"/>
    <w:rsid w:val="00851042"/>
    <w:rsid w:val="00851A1B"/>
    <w:rsid w:val="00852B7C"/>
    <w:rsid w:val="0085380C"/>
    <w:rsid w:val="0085387A"/>
    <w:rsid w:val="00853B28"/>
    <w:rsid w:val="00853DA6"/>
    <w:rsid w:val="008540B9"/>
    <w:rsid w:val="008541AA"/>
    <w:rsid w:val="00854725"/>
    <w:rsid w:val="0085487B"/>
    <w:rsid w:val="008549AE"/>
    <w:rsid w:val="00854A5C"/>
    <w:rsid w:val="008550EE"/>
    <w:rsid w:val="00855380"/>
    <w:rsid w:val="0085655E"/>
    <w:rsid w:val="00856672"/>
    <w:rsid w:val="00856931"/>
    <w:rsid w:val="00856E4C"/>
    <w:rsid w:val="008570FE"/>
    <w:rsid w:val="0085726E"/>
    <w:rsid w:val="00857753"/>
    <w:rsid w:val="00857A12"/>
    <w:rsid w:val="00857CC3"/>
    <w:rsid w:val="00857D53"/>
    <w:rsid w:val="008600D0"/>
    <w:rsid w:val="008601BB"/>
    <w:rsid w:val="008602D5"/>
    <w:rsid w:val="00860523"/>
    <w:rsid w:val="00860E5F"/>
    <w:rsid w:val="00861625"/>
    <w:rsid w:val="008619FE"/>
    <w:rsid w:val="00861B71"/>
    <w:rsid w:val="00861B91"/>
    <w:rsid w:val="00861F5D"/>
    <w:rsid w:val="00862817"/>
    <w:rsid w:val="008630EB"/>
    <w:rsid w:val="00863ED6"/>
    <w:rsid w:val="008646FB"/>
    <w:rsid w:val="00864A09"/>
    <w:rsid w:val="00864BB9"/>
    <w:rsid w:val="00864E98"/>
    <w:rsid w:val="00864F7D"/>
    <w:rsid w:val="008650E2"/>
    <w:rsid w:val="00865197"/>
    <w:rsid w:val="0086545D"/>
    <w:rsid w:val="0086604D"/>
    <w:rsid w:val="008662E0"/>
    <w:rsid w:val="00866FE1"/>
    <w:rsid w:val="00867369"/>
    <w:rsid w:val="00867E93"/>
    <w:rsid w:val="0087000F"/>
    <w:rsid w:val="00870226"/>
    <w:rsid w:val="00870432"/>
    <w:rsid w:val="008706ED"/>
    <w:rsid w:val="00872EFD"/>
    <w:rsid w:val="008735A9"/>
    <w:rsid w:val="008747DA"/>
    <w:rsid w:val="008748BE"/>
    <w:rsid w:val="008748E7"/>
    <w:rsid w:val="00874FCD"/>
    <w:rsid w:val="00875938"/>
    <w:rsid w:val="00875999"/>
    <w:rsid w:val="00875BE1"/>
    <w:rsid w:val="00875D92"/>
    <w:rsid w:val="0087610B"/>
    <w:rsid w:val="008767B3"/>
    <w:rsid w:val="0087693F"/>
    <w:rsid w:val="00876C1C"/>
    <w:rsid w:val="00876E78"/>
    <w:rsid w:val="008773BA"/>
    <w:rsid w:val="008774A0"/>
    <w:rsid w:val="008779D9"/>
    <w:rsid w:val="008801F9"/>
    <w:rsid w:val="00880568"/>
    <w:rsid w:val="008808B9"/>
    <w:rsid w:val="00880A20"/>
    <w:rsid w:val="00880C9C"/>
    <w:rsid w:val="0088118A"/>
    <w:rsid w:val="008819DF"/>
    <w:rsid w:val="00882549"/>
    <w:rsid w:val="00882918"/>
    <w:rsid w:val="00884480"/>
    <w:rsid w:val="008844AE"/>
    <w:rsid w:val="00884D9E"/>
    <w:rsid w:val="008851BB"/>
    <w:rsid w:val="00885234"/>
    <w:rsid w:val="008855E2"/>
    <w:rsid w:val="00885736"/>
    <w:rsid w:val="00885E1B"/>
    <w:rsid w:val="0088614D"/>
    <w:rsid w:val="00886348"/>
    <w:rsid w:val="008867ED"/>
    <w:rsid w:val="00886D37"/>
    <w:rsid w:val="00886FBE"/>
    <w:rsid w:val="00887E2F"/>
    <w:rsid w:val="0089025A"/>
    <w:rsid w:val="00890BC2"/>
    <w:rsid w:val="00890EB3"/>
    <w:rsid w:val="008912D3"/>
    <w:rsid w:val="0089143B"/>
    <w:rsid w:val="00891E1E"/>
    <w:rsid w:val="00891EBF"/>
    <w:rsid w:val="00892015"/>
    <w:rsid w:val="0089205A"/>
    <w:rsid w:val="00892E5A"/>
    <w:rsid w:val="00892F21"/>
    <w:rsid w:val="008938B7"/>
    <w:rsid w:val="0089515B"/>
    <w:rsid w:val="00895BA6"/>
    <w:rsid w:val="00896671"/>
    <w:rsid w:val="008966CF"/>
    <w:rsid w:val="00896916"/>
    <w:rsid w:val="00896FAB"/>
    <w:rsid w:val="00897A55"/>
    <w:rsid w:val="00897E3C"/>
    <w:rsid w:val="008A097E"/>
    <w:rsid w:val="008A0E59"/>
    <w:rsid w:val="008A15EE"/>
    <w:rsid w:val="008A1746"/>
    <w:rsid w:val="008A1813"/>
    <w:rsid w:val="008A244D"/>
    <w:rsid w:val="008A2A04"/>
    <w:rsid w:val="008A2D1B"/>
    <w:rsid w:val="008A3424"/>
    <w:rsid w:val="008A400F"/>
    <w:rsid w:val="008A46B5"/>
    <w:rsid w:val="008A4AA7"/>
    <w:rsid w:val="008A536F"/>
    <w:rsid w:val="008A6252"/>
    <w:rsid w:val="008A6C6C"/>
    <w:rsid w:val="008A7768"/>
    <w:rsid w:val="008A7D39"/>
    <w:rsid w:val="008B0321"/>
    <w:rsid w:val="008B0B0D"/>
    <w:rsid w:val="008B0FBE"/>
    <w:rsid w:val="008B179E"/>
    <w:rsid w:val="008B2A33"/>
    <w:rsid w:val="008B3706"/>
    <w:rsid w:val="008B3B6A"/>
    <w:rsid w:val="008B3CD0"/>
    <w:rsid w:val="008B3D99"/>
    <w:rsid w:val="008B4840"/>
    <w:rsid w:val="008B4ABD"/>
    <w:rsid w:val="008B56F4"/>
    <w:rsid w:val="008B61FD"/>
    <w:rsid w:val="008B6966"/>
    <w:rsid w:val="008B6C3A"/>
    <w:rsid w:val="008B6C77"/>
    <w:rsid w:val="008B7696"/>
    <w:rsid w:val="008B7B05"/>
    <w:rsid w:val="008C0245"/>
    <w:rsid w:val="008C0F12"/>
    <w:rsid w:val="008C1516"/>
    <w:rsid w:val="008C1B00"/>
    <w:rsid w:val="008C1FB9"/>
    <w:rsid w:val="008C294C"/>
    <w:rsid w:val="008C2C96"/>
    <w:rsid w:val="008C3401"/>
    <w:rsid w:val="008C34E9"/>
    <w:rsid w:val="008C3722"/>
    <w:rsid w:val="008C3B5C"/>
    <w:rsid w:val="008C3D7A"/>
    <w:rsid w:val="008C3DD0"/>
    <w:rsid w:val="008C46FD"/>
    <w:rsid w:val="008C6199"/>
    <w:rsid w:val="008C6753"/>
    <w:rsid w:val="008C7188"/>
    <w:rsid w:val="008C73E2"/>
    <w:rsid w:val="008C7FFA"/>
    <w:rsid w:val="008D00B4"/>
    <w:rsid w:val="008D07FC"/>
    <w:rsid w:val="008D14D1"/>
    <w:rsid w:val="008D1B0A"/>
    <w:rsid w:val="008D1C27"/>
    <w:rsid w:val="008D2F17"/>
    <w:rsid w:val="008D2FF1"/>
    <w:rsid w:val="008D371B"/>
    <w:rsid w:val="008D3781"/>
    <w:rsid w:val="008D3D0A"/>
    <w:rsid w:val="008D40D1"/>
    <w:rsid w:val="008D50FC"/>
    <w:rsid w:val="008D518D"/>
    <w:rsid w:val="008D5713"/>
    <w:rsid w:val="008D5A70"/>
    <w:rsid w:val="008D622B"/>
    <w:rsid w:val="008D68C0"/>
    <w:rsid w:val="008D69F0"/>
    <w:rsid w:val="008D6C99"/>
    <w:rsid w:val="008D6F61"/>
    <w:rsid w:val="008D76E6"/>
    <w:rsid w:val="008D7743"/>
    <w:rsid w:val="008D78D0"/>
    <w:rsid w:val="008D7972"/>
    <w:rsid w:val="008D7A32"/>
    <w:rsid w:val="008D7B8B"/>
    <w:rsid w:val="008E0337"/>
    <w:rsid w:val="008E2D13"/>
    <w:rsid w:val="008E2F22"/>
    <w:rsid w:val="008E2FB3"/>
    <w:rsid w:val="008E3458"/>
    <w:rsid w:val="008E3976"/>
    <w:rsid w:val="008E3BE4"/>
    <w:rsid w:val="008E488A"/>
    <w:rsid w:val="008E4EB8"/>
    <w:rsid w:val="008E53D4"/>
    <w:rsid w:val="008E5D64"/>
    <w:rsid w:val="008E6139"/>
    <w:rsid w:val="008E67D2"/>
    <w:rsid w:val="008E6DEC"/>
    <w:rsid w:val="008E73E8"/>
    <w:rsid w:val="008E7825"/>
    <w:rsid w:val="008E7981"/>
    <w:rsid w:val="008E7C18"/>
    <w:rsid w:val="008E7CDB"/>
    <w:rsid w:val="008F0E33"/>
    <w:rsid w:val="008F134E"/>
    <w:rsid w:val="008F1DAF"/>
    <w:rsid w:val="008F1F3E"/>
    <w:rsid w:val="008F26E2"/>
    <w:rsid w:val="008F27F9"/>
    <w:rsid w:val="008F38AE"/>
    <w:rsid w:val="008F3B72"/>
    <w:rsid w:val="008F3B8F"/>
    <w:rsid w:val="008F40BD"/>
    <w:rsid w:val="008F44EA"/>
    <w:rsid w:val="008F4BC6"/>
    <w:rsid w:val="008F4EB3"/>
    <w:rsid w:val="008F537E"/>
    <w:rsid w:val="008F53E6"/>
    <w:rsid w:val="008F5787"/>
    <w:rsid w:val="008F57C2"/>
    <w:rsid w:val="008F5EDF"/>
    <w:rsid w:val="008F5FA4"/>
    <w:rsid w:val="008F6196"/>
    <w:rsid w:val="008F7095"/>
    <w:rsid w:val="008F7E77"/>
    <w:rsid w:val="0090090A"/>
    <w:rsid w:val="00900965"/>
    <w:rsid w:val="009013B4"/>
    <w:rsid w:val="00901774"/>
    <w:rsid w:val="009018A5"/>
    <w:rsid w:val="00904322"/>
    <w:rsid w:val="0090588F"/>
    <w:rsid w:val="00905F0B"/>
    <w:rsid w:val="009062D3"/>
    <w:rsid w:val="00906BCD"/>
    <w:rsid w:val="009078AE"/>
    <w:rsid w:val="00907AD0"/>
    <w:rsid w:val="009103C8"/>
    <w:rsid w:val="00910B80"/>
    <w:rsid w:val="00911AAE"/>
    <w:rsid w:val="00911D82"/>
    <w:rsid w:val="00911FC0"/>
    <w:rsid w:val="0091239A"/>
    <w:rsid w:val="0091304C"/>
    <w:rsid w:val="009130E2"/>
    <w:rsid w:val="0091358C"/>
    <w:rsid w:val="00913DDD"/>
    <w:rsid w:val="009154F3"/>
    <w:rsid w:val="00915661"/>
    <w:rsid w:val="00915FB7"/>
    <w:rsid w:val="00916752"/>
    <w:rsid w:val="009173AF"/>
    <w:rsid w:val="00917913"/>
    <w:rsid w:val="00917DCB"/>
    <w:rsid w:val="00920165"/>
    <w:rsid w:val="009207EA"/>
    <w:rsid w:val="0092105B"/>
    <w:rsid w:val="0092118E"/>
    <w:rsid w:val="00921522"/>
    <w:rsid w:val="00921859"/>
    <w:rsid w:val="00921BE1"/>
    <w:rsid w:val="009229CA"/>
    <w:rsid w:val="0092307F"/>
    <w:rsid w:val="00923451"/>
    <w:rsid w:val="0092369E"/>
    <w:rsid w:val="00923BFE"/>
    <w:rsid w:val="00924009"/>
    <w:rsid w:val="00924433"/>
    <w:rsid w:val="009244A2"/>
    <w:rsid w:val="00924BB4"/>
    <w:rsid w:val="00924DF3"/>
    <w:rsid w:val="00924F32"/>
    <w:rsid w:val="009252D1"/>
    <w:rsid w:val="009259F5"/>
    <w:rsid w:val="00925AE1"/>
    <w:rsid w:val="00925F7B"/>
    <w:rsid w:val="009267AC"/>
    <w:rsid w:val="00927FA0"/>
    <w:rsid w:val="00930073"/>
    <w:rsid w:val="00930288"/>
    <w:rsid w:val="0093090B"/>
    <w:rsid w:val="00930A29"/>
    <w:rsid w:val="009316DB"/>
    <w:rsid w:val="00931921"/>
    <w:rsid w:val="00931F7B"/>
    <w:rsid w:val="00931FAD"/>
    <w:rsid w:val="00931FEA"/>
    <w:rsid w:val="00932276"/>
    <w:rsid w:val="00932346"/>
    <w:rsid w:val="009326B1"/>
    <w:rsid w:val="009327E0"/>
    <w:rsid w:val="009327FE"/>
    <w:rsid w:val="00933A4E"/>
    <w:rsid w:val="00933AA3"/>
    <w:rsid w:val="00933ADF"/>
    <w:rsid w:val="00933D6C"/>
    <w:rsid w:val="00936574"/>
    <w:rsid w:val="00936817"/>
    <w:rsid w:val="009369C5"/>
    <w:rsid w:val="00936ABC"/>
    <w:rsid w:val="0093708A"/>
    <w:rsid w:val="009370E4"/>
    <w:rsid w:val="009403C2"/>
    <w:rsid w:val="0094056C"/>
    <w:rsid w:val="009407A8"/>
    <w:rsid w:val="0094096E"/>
    <w:rsid w:val="00940A80"/>
    <w:rsid w:val="00940B6C"/>
    <w:rsid w:val="00940E46"/>
    <w:rsid w:val="00941225"/>
    <w:rsid w:val="0094189D"/>
    <w:rsid w:val="00941CBD"/>
    <w:rsid w:val="00941EE6"/>
    <w:rsid w:val="009425DA"/>
    <w:rsid w:val="009428E1"/>
    <w:rsid w:val="009432A2"/>
    <w:rsid w:val="00943677"/>
    <w:rsid w:val="00943931"/>
    <w:rsid w:val="0094458F"/>
    <w:rsid w:val="00944DFA"/>
    <w:rsid w:val="0094519E"/>
    <w:rsid w:val="00945325"/>
    <w:rsid w:val="009455B8"/>
    <w:rsid w:val="009457AF"/>
    <w:rsid w:val="00945871"/>
    <w:rsid w:val="00945921"/>
    <w:rsid w:val="00945B0F"/>
    <w:rsid w:val="00946256"/>
    <w:rsid w:val="00947BE5"/>
    <w:rsid w:val="00947BFE"/>
    <w:rsid w:val="009505B5"/>
    <w:rsid w:val="0095067C"/>
    <w:rsid w:val="00950CE1"/>
    <w:rsid w:val="00951E7C"/>
    <w:rsid w:val="009520AC"/>
    <w:rsid w:val="009520B4"/>
    <w:rsid w:val="00952108"/>
    <w:rsid w:val="009526A0"/>
    <w:rsid w:val="00952784"/>
    <w:rsid w:val="0095289C"/>
    <w:rsid w:val="00953BE4"/>
    <w:rsid w:val="00953D4C"/>
    <w:rsid w:val="00953E11"/>
    <w:rsid w:val="009545AF"/>
    <w:rsid w:val="00954CBD"/>
    <w:rsid w:val="00954FD5"/>
    <w:rsid w:val="00955796"/>
    <w:rsid w:val="00955C55"/>
    <w:rsid w:val="00955CE1"/>
    <w:rsid w:val="0095669B"/>
    <w:rsid w:val="00956A5F"/>
    <w:rsid w:val="00956B7E"/>
    <w:rsid w:val="009571EC"/>
    <w:rsid w:val="00957CD6"/>
    <w:rsid w:val="0096011B"/>
    <w:rsid w:val="00960D5E"/>
    <w:rsid w:val="009619A7"/>
    <w:rsid w:val="00961CCB"/>
    <w:rsid w:val="00961D34"/>
    <w:rsid w:val="00961DDD"/>
    <w:rsid w:val="009624A6"/>
    <w:rsid w:val="009629A4"/>
    <w:rsid w:val="00962B5A"/>
    <w:rsid w:val="00962C0B"/>
    <w:rsid w:val="00963175"/>
    <w:rsid w:val="00963188"/>
    <w:rsid w:val="009641C9"/>
    <w:rsid w:val="00964895"/>
    <w:rsid w:val="0096548A"/>
    <w:rsid w:val="00965791"/>
    <w:rsid w:val="00965807"/>
    <w:rsid w:val="00965ADD"/>
    <w:rsid w:val="00966241"/>
    <w:rsid w:val="009666A4"/>
    <w:rsid w:val="00966E19"/>
    <w:rsid w:val="00967D4E"/>
    <w:rsid w:val="00967E66"/>
    <w:rsid w:val="00970406"/>
    <w:rsid w:val="00970857"/>
    <w:rsid w:val="00970BD6"/>
    <w:rsid w:val="00971B4E"/>
    <w:rsid w:val="00971DC1"/>
    <w:rsid w:val="00972136"/>
    <w:rsid w:val="0097246E"/>
    <w:rsid w:val="009729B5"/>
    <w:rsid w:val="00972A5F"/>
    <w:rsid w:val="00972F9D"/>
    <w:rsid w:val="00973711"/>
    <w:rsid w:val="00973DA6"/>
    <w:rsid w:val="00974182"/>
    <w:rsid w:val="009748CC"/>
    <w:rsid w:val="00974FAC"/>
    <w:rsid w:val="0097506B"/>
    <w:rsid w:val="00975244"/>
    <w:rsid w:val="00975940"/>
    <w:rsid w:val="00975AC6"/>
    <w:rsid w:val="00975BE7"/>
    <w:rsid w:val="00975D41"/>
    <w:rsid w:val="00975D99"/>
    <w:rsid w:val="00975DD2"/>
    <w:rsid w:val="00976438"/>
    <w:rsid w:val="00977227"/>
    <w:rsid w:val="009774D2"/>
    <w:rsid w:val="00977BE9"/>
    <w:rsid w:val="00977E50"/>
    <w:rsid w:val="00980684"/>
    <w:rsid w:val="00980A1E"/>
    <w:rsid w:val="00980DC8"/>
    <w:rsid w:val="009815D1"/>
    <w:rsid w:val="0098174C"/>
    <w:rsid w:val="00981797"/>
    <w:rsid w:val="009818FB"/>
    <w:rsid w:val="00981C22"/>
    <w:rsid w:val="00982242"/>
    <w:rsid w:val="00982D09"/>
    <w:rsid w:val="0098326F"/>
    <w:rsid w:val="0098342F"/>
    <w:rsid w:val="00983B46"/>
    <w:rsid w:val="0098457F"/>
    <w:rsid w:val="009846F2"/>
    <w:rsid w:val="00984C4B"/>
    <w:rsid w:val="00984DD3"/>
    <w:rsid w:val="009852E2"/>
    <w:rsid w:val="009854B5"/>
    <w:rsid w:val="00985611"/>
    <w:rsid w:val="009857D8"/>
    <w:rsid w:val="009860CC"/>
    <w:rsid w:val="009864C3"/>
    <w:rsid w:val="009868E1"/>
    <w:rsid w:val="00986BA8"/>
    <w:rsid w:val="009877FB"/>
    <w:rsid w:val="00987E9C"/>
    <w:rsid w:val="00987ED0"/>
    <w:rsid w:val="0099015A"/>
    <w:rsid w:val="00990252"/>
    <w:rsid w:val="00990552"/>
    <w:rsid w:val="00990C36"/>
    <w:rsid w:val="00990F0E"/>
    <w:rsid w:val="0099101B"/>
    <w:rsid w:val="0099108F"/>
    <w:rsid w:val="00991A3C"/>
    <w:rsid w:val="009931EA"/>
    <w:rsid w:val="00993397"/>
    <w:rsid w:val="0099409C"/>
    <w:rsid w:val="009945AA"/>
    <w:rsid w:val="009947AF"/>
    <w:rsid w:val="00994FEC"/>
    <w:rsid w:val="0099533E"/>
    <w:rsid w:val="009953B9"/>
    <w:rsid w:val="009954B6"/>
    <w:rsid w:val="009959CE"/>
    <w:rsid w:val="00995EFC"/>
    <w:rsid w:val="00995FBF"/>
    <w:rsid w:val="00995FD5"/>
    <w:rsid w:val="00996010"/>
    <w:rsid w:val="009969B5"/>
    <w:rsid w:val="00996B8E"/>
    <w:rsid w:val="00997400"/>
    <w:rsid w:val="009A0127"/>
    <w:rsid w:val="009A174B"/>
    <w:rsid w:val="009A1C4B"/>
    <w:rsid w:val="009A22B9"/>
    <w:rsid w:val="009A230A"/>
    <w:rsid w:val="009A2489"/>
    <w:rsid w:val="009A249B"/>
    <w:rsid w:val="009A2E7F"/>
    <w:rsid w:val="009A30D4"/>
    <w:rsid w:val="009A39EB"/>
    <w:rsid w:val="009A3B7C"/>
    <w:rsid w:val="009A3DA8"/>
    <w:rsid w:val="009A489C"/>
    <w:rsid w:val="009A50CC"/>
    <w:rsid w:val="009A5414"/>
    <w:rsid w:val="009A562C"/>
    <w:rsid w:val="009A57CB"/>
    <w:rsid w:val="009A5D7F"/>
    <w:rsid w:val="009A5EE3"/>
    <w:rsid w:val="009A6170"/>
    <w:rsid w:val="009A6FE2"/>
    <w:rsid w:val="009A7480"/>
    <w:rsid w:val="009A74D9"/>
    <w:rsid w:val="009A769E"/>
    <w:rsid w:val="009B0A34"/>
    <w:rsid w:val="009B0CD0"/>
    <w:rsid w:val="009B0DFC"/>
    <w:rsid w:val="009B10A7"/>
    <w:rsid w:val="009B10E4"/>
    <w:rsid w:val="009B17D2"/>
    <w:rsid w:val="009B19DB"/>
    <w:rsid w:val="009B202F"/>
    <w:rsid w:val="009B2B0D"/>
    <w:rsid w:val="009B2C0D"/>
    <w:rsid w:val="009B3737"/>
    <w:rsid w:val="009B3E0B"/>
    <w:rsid w:val="009B44BA"/>
    <w:rsid w:val="009B492B"/>
    <w:rsid w:val="009B500E"/>
    <w:rsid w:val="009B5068"/>
    <w:rsid w:val="009B58D4"/>
    <w:rsid w:val="009B5CE0"/>
    <w:rsid w:val="009B6ABF"/>
    <w:rsid w:val="009B7169"/>
    <w:rsid w:val="009B7233"/>
    <w:rsid w:val="009B7531"/>
    <w:rsid w:val="009B7987"/>
    <w:rsid w:val="009B7EC1"/>
    <w:rsid w:val="009B7ED5"/>
    <w:rsid w:val="009C03B8"/>
    <w:rsid w:val="009C1017"/>
    <w:rsid w:val="009C2410"/>
    <w:rsid w:val="009C2608"/>
    <w:rsid w:val="009C3B81"/>
    <w:rsid w:val="009C3E1C"/>
    <w:rsid w:val="009C522F"/>
    <w:rsid w:val="009C5A39"/>
    <w:rsid w:val="009C6833"/>
    <w:rsid w:val="009C68B6"/>
    <w:rsid w:val="009C6C48"/>
    <w:rsid w:val="009C70A2"/>
    <w:rsid w:val="009C73ED"/>
    <w:rsid w:val="009C7D4B"/>
    <w:rsid w:val="009D0C30"/>
    <w:rsid w:val="009D0CF0"/>
    <w:rsid w:val="009D15BD"/>
    <w:rsid w:val="009D1605"/>
    <w:rsid w:val="009D16DA"/>
    <w:rsid w:val="009D18DB"/>
    <w:rsid w:val="009D1D77"/>
    <w:rsid w:val="009D296E"/>
    <w:rsid w:val="009D2C48"/>
    <w:rsid w:val="009D38BF"/>
    <w:rsid w:val="009D40C3"/>
    <w:rsid w:val="009D4AA6"/>
    <w:rsid w:val="009D4C1B"/>
    <w:rsid w:val="009D652E"/>
    <w:rsid w:val="009D6838"/>
    <w:rsid w:val="009D6E7D"/>
    <w:rsid w:val="009D71B6"/>
    <w:rsid w:val="009D721E"/>
    <w:rsid w:val="009D7671"/>
    <w:rsid w:val="009D79C5"/>
    <w:rsid w:val="009D7D8C"/>
    <w:rsid w:val="009E0A2E"/>
    <w:rsid w:val="009E1B06"/>
    <w:rsid w:val="009E1E33"/>
    <w:rsid w:val="009E2868"/>
    <w:rsid w:val="009E2C06"/>
    <w:rsid w:val="009E30FB"/>
    <w:rsid w:val="009E3E36"/>
    <w:rsid w:val="009E3E40"/>
    <w:rsid w:val="009E4106"/>
    <w:rsid w:val="009E420B"/>
    <w:rsid w:val="009E44DC"/>
    <w:rsid w:val="009E489D"/>
    <w:rsid w:val="009E4E49"/>
    <w:rsid w:val="009E5D86"/>
    <w:rsid w:val="009E61AB"/>
    <w:rsid w:val="009E64F7"/>
    <w:rsid w:val="009E68C8"/>
    <w:rsid w:val="009E6DCC"/>
    <w:rsid w:val="009E6FAF"/>
    <w:rsid w:val="009E748E"/>
    <w:rsid w:val="009E76C1"/>
    <w:rsid w:val="009E7E0E"/>
    <w:rsid w:val="009F0564"/>
    <w:rsid w:val="009F071D"/>
    <w:rsid w:val="009F178E"/>
    <w:rsid w:val="009F1AB6"/>
    <w:rsid w:val="009F1D26"/>
    <w:rsid w:val="009F29F8"/>
    <w:rsid w:val="009F2A94"/>
    <w:rsid w:val="009F3951"/>
    <w:rsid w:val="009F3A89"/>
    <w:rsid w:val="009F3EDA"/>
    <w:rsid w:val="009F4674"/>
    <w:rsid w:val="009F480F"/>
    <w:rsid w:val="009F4D7E"/>
    <w:rsid w:val="009F4F91"/>
    <w:rsid w:val="009F5438"/>
    <w:rsid w:val="009F5945"/>
    <w:rsid w:val="009F59CE"/>
    <w:rsid w:val="009F5ED8"/>
    <w:rsid w:val="009F6EE0"/>
    <w:rsid w:val="009F6F17"/>
    <w:rsid w:val="009F7F8D"/>
    <w:rsid w:val="00A002FD"/>
    <w:rsid w:val="00A00486"/>
    <w:rsid w:val="00A008D3"/>
    <w:rsid w:val="00A00A86"/>
    <w:rsid w:val="00A016DC"/>
    <w:rsid w:val="00A01B37"/>
    <w:rsid w:val="00A01FDB"/>
    <w:rsid w:val="00A02286"/>
    <w:rsid w:val="00A02C56"/>
    <w:rsid w:val="00A02DFA"/>
    <w:rsid w:val="00A03FB9"/>
    <w:rsid w:val="00A048F3"/>
    <w:rsid w:val="00A04915"/>
    <w:rsid w:val="00A04E05"/>
    <w:rsid w:val="00A053EA"/>
    <w:rsid w:val="00A0561B"/>
    <w:rsid w:val="00A057D6"/>
    <w:rsid w:val="00A05A32"/>
    <w:rsid w:val="00A06106"/>
    <w:rsid w:val="00A068BA"/>
    <w:rsid w:val="00A06A9C"/>
    <w:rsid w:val="00A06D96"/>
    <w:rsid w:val="00A06EA5"/>
    <w:rsid w:val="00A07368"/>
    <w:rsid w:val="00A07B13"/>
    <w:rsid w:val="00A07E3B"/>
    <w:rsid w:val="00A1070B"/>
    <w:rsid w:val="00A11BAF"/>
    <w:rsid w:val="00A12554"/>
    <w:rsid w:val="00A127AB"/>
    <w:rsid w:val="00A1377B"/>
    <w:rsid w:val="00A13D60"/>
    <w:rsid w:val="00A13DF3"/>
    <w:rsid w:val="00A14FBC"/>
    <w:rsid w:val="00A15445"/>
    <w:rsid w:val="00A166D3"/>
    <w:rsid w:val="00A16898"/>
    <w:rsid w:val="00A170C8"/>
    <w:rsid w:val="00A17239"/>
    <w:rsid w:val="00A17409"/>
    <w:rsid w:val="00A17719"/>
    <w:rsid w:val="00A1795E"/>
    <w:rsid w:val="00A17A70"/>
    <w:rsid w:val="00A17B9A"/>
    <w:rsid w:val="00A20479"/>
    <w:rsid w:val="00A20FDC"/>
    <w:rsid w:val="00A21978"/>
    <w:rsid w:val="00A21C53"/>
    <w:rsid w:val="00A23169"/>
    <w:rsid w:val="00A237CD"/>
    <w:rsid w:val="00A24069"/>
    <w:rsid w:val="00A241B7"/>
    <w:rsid w:val="00A24520"/>
    <w:rsid w:val="00A24686"/>
    <w:rsid w:val="00A24CCB"/>
    <w:rsid w:val="00A24E9E"/>
    <w:rsid w:val="00A24EB7"/>
    <w:rsid w:val="00A24EFE"/>
    <w:rsid w:val="00A25031"/>
    <w:rsid w:val="00A25542"/>
    <w:rsid w:val="00A2572E"/>
    <w:rsid w:val="00A258B7"/>
    <w:rsid w:val="00A26808"/>
    <w:rsid w:val="00A26FAF"/>
    <w:rsid w:val="00A278B0"/>
    <w:rsid w:val="00A2795B"/>
    <w:rsid w:val="00A27960"/>
    <w:rsid w:val="00A3003F"/>
    <w:rsid w:val="00A300B3"/>
    <w:rsid w:val="00A30147"/>
    <w:rsid w:val="00A30CAB"/>
    <w:rsid w:val="00A30E33"/>
    <w:rsid w:val="00A31880"/>
    <w:rsid w:val="00A31A37"/>
    <w:rsid w:val="00A31CAF"/>
    <w:rsid w:val="00A32AB2"/>
    <w:rsid w:val="00A32D14"/>
    <w:rsid w:val="00A3368A"/>
    <w:rsid w:val="00A344F4"/>
    <w:rsid w:val="00A34682"/>
    <w:rsid w:val="00A34923"/>
    <w:rsid w:val="00A34B93"/>
    <w:rsid w:val="00A351FC"/>
    <w:rsid w:val="00A3551F"/>
    <w:rsid w:val="00A35940"/>
    <w:rsid w:val="00A366D5"/>
    <w:rsid w:val="00A36A55"/>
    <w:rsid w:val="00A36CE7"/>
    <w:rsid w:val="00A36DF7"/>
    <w:rsid w:val="00A37228"/>
    <w:rsid w:val="00A372A1"/>
    <w:rsid w:val="00A374DB"/>
    <w:rsid w:val="00A37600"/>
    <w:rsid w:val="00A37E24"/>
    <w:rsid w:val="00A40991"/>
    <w:rsid w:val="00A41136"/>
    <w:rsid w:val="00A4116E"/>
    <w:rsid w:val="00A41EDA"/>
    <w:rsid w:val="00A4294F"/>
    <w:rsid w:val="00A42B08"/>
    <w:rsid w:val="00A439ED"/>
    <w:rsid w:val="00A43B57"/>
    <w:rsid w:val="00A443D9"/>
    <w:rsid w:val="00A44AFD"/>
    <w:rsid w:val="00A452A0"/>
    <w:rsid w:val="00A45AB2"/>
    <w:rsid w:val="00A47759"/>
    <w:rsid w:val="00A477BB"/>
    <w:rsid w:val="00A47A0B"/>
    <w:rsid w:val="00A50708"/>
    <w:rsid w:val="00A50FA1"/>
    <w:rsid w:val="00A5101E"/>
    <w:rsid w:val="00A511C2"/>
    <w:rsid w:val="00A517E9"/>
    <w:rsid w:val="00A52E0D"/>
    <w:rsid w:val="00A5339D"/>
    <w:rsid w:val="00A53CF0"/>
    <w:rsid w:val="00A54167"/>
    <w:rsid w:val="00A54256"/>
    <w:rsid w:val="00A549FF"/>
    <w:rsid w:val="00A54F55"/>
    <w:rsid w:val="00A55BC7"/>
    <w:rsid w:val="00A567AB"/>
    <w:rsid w:val="00A56946"/>
    <w:rsid w:val="00A571C1"/>
    <w:rsid w:val="00A57A7F"/>
    <w:rsid w:val="00A57E7B"/>
    <w:rsid w:val="00A602B4"/>
    <w:rsid w:val="00A60834"/>
    <w:rsid w:val="00A60A1C"/>
    <w:rsid w:val="00A60C7E"/>
    <w:rsid w:val="00A610BA"/>
    <w:rsid w:val="00A61682"/>
    <w:rsid w:val="00A61ECE"/>
    <w:rsid w:val="00A627B5"/>
    <w:rsid w:val="00A62E63"/>
    <w:rsid w:val="00A630F1"/>
    <w:rsid w:val="00A6364C"/>
    <w:rsid w:val="00A6407F"/>
    <w:rsid w:val="00A64171"/>
    <w:rsid w:val="00A64616"/>
    <w:rsid w:val="00A654A7"/>
    <w:rsid w:val="00A65C39"/>
    <w:rsid w:val="00A663CA"/>
    <w:rsid w:val="00A66562"/>
    <w:rsid w:val="00A70130"/>
    <w:rsid w:val="00A70174"/>
    <w:rsid w:val="00A705F1"/>
    <w:rsid w:val="00A70C17"/>
    <w:rsid w:val="00A71600"/>
    <w:rsid w:val="00A71766"/>
    <w:rsid w:val="00A717B8"/>
    <w:rsid w:val="00A72984"/>
    <w:rsid w:val="00A72D4B"/>
    <w:rsid w:val="00A72E55"/>
    <w:rsid w:val="00A73CB5"/>
    <w:rsid w:val="00A73ED3"/>
    <w:rsid w:val="00A7413B"/>
    <w:rsid w:val="00A74A20"/>
    <w:rsid w:val="00A755B3"/>
    <w:rsid w:val="00A755C2"/>
    <w:rsid w:val="00A768C2"/>
    <w:rsid w:val="00A76B5A"/>
    <w:rsid w:val="00A76C29"/>
    <w:rsid w:val="00A770F8"/>
    <w:rsid w:val="00A779F3"/>
    <w:rsid w:val="00A77B55"/>
    <w:rsid w:val="00A77CCE"/>
    <w:rsid w:val="00A80F67"/>
    <w:rsid w:val="00A810E6"/>
    <w:rsid w:val="00A822FD"/>
    <w:rsid w:val="00A8246F"/>
    <w:rsid w:val="00A835A2"/>
    <w:rsid w:val="00A837B5"/>
    <w:rsid w:val="00A83D6C"/>
    <w:rsid w:val="00A84631"/>
    <w:rsid w:val="00A85BE1"/>
    <w:rsid w:val="00A85F04"/>
    <w:rsid w:val="00A86577"/>
    <w:rsid w:val="00A86909"/>
    <w:rsid w:val="00A87189"/>
    <w:rsid w:val="00A87369"/>
    <w:rsid w:val="00A877D2"/>
    <w:rsid w:val="00A878CE"/>
    <w:rsid w:val="00A87DEB"/>
    <w:rsid w:val="00A87E91"/>
    <w:rsid w:val="00A90684"/>
    <w:rsid w:val="00A9079E"/>
    <w:rsid w:val="00A90DE7"/>
    <w:rsid w:val="00A90E44"/>
    <w:rsid w:val="00A90F9E"/>
    <w:rsid w:val="00A9143A"/>
    <w:rsid w:val="00A91461"/>
    <w:rsid w:val="00A9148F"/>
    <w:rsid w:val="00A91EF2"/>
    <w:rsid w:val="00A91FB2"/>
    <w:rsid w:val="00A92654"/>
    <w:rsid w:val="00A92AE5"/>
    <w:rsid w:val="00A92C95"/>
    <w:rsid w:val="00A92D9B"/>
    <w:rsid w:val="00A92F81"/>
    <w:rsid w:val="00A9311E"/>
    <w:rsid w:val="00A93254"/>
    <w:rsid w:val="00A935CE"/>
    <w:rsid w:val="00A939BE"/>
    <w:rsid w:val="00A93C92"/>
    <w:rsid w:val="00A93F23"/>
    <w:rsid w:val="00A941D8"/>
    <w:rsid w:val="00A955D3"/>
    <w:rsid w:val="00A95618"/>
    <w:rsid w:val="00A95FFC"/>
    <w:rsid w:val="00A962B2"/>
    <w:rsid w:val="00A9666E"/>
    <w:rsid w:val="00A9681B"/>
    <w:rsid w:val="00A96820"/>
    <w:rsid w:val="00A97A38"/>
    <w:rsid w:val="00AA050B"/>
    <w:rsid w:val="00AA0E75"/>
    <w:rsid w:val="00AA1104"/>
    <w:rsid w:val="00AA1BD0"/>
    <w:rsid w:val="00AA1BDC"/>
    <w:rsid w:val="00AA1BE8"/>
    <w:rsid w:val="00AA1D39"/>
    <w:rsid w:val="00AA2866"/>
    <w:rsid w:val="00AA2B89"/>
    <w:rsid w:val="00AA32C1"/>
    <w:rsid w:val="00AA475A"/>
    <w:rsid w:val="00AA4ADE"/>
    <w:rsid w:val="00AA4B04"/>
    <w:rsid w:val="00AA5459"/>
    <w:rsid w:val="00AA57C6"/>
    <w:rsid w:val="00AA57EA"/>
    <w:rsid w:val="00AA62F8"/>
    <w:rsid w:val="00AA68CA"/>
    <w:rsid w:val="00AA6E95"/>
    <w:rsid w:val="00AA7190"/>
    <w:rsid w:val="00AA72F2"/>
    <w:rsid w:val="00AA73A9"/>
    <w:rsid w:val="00AA79B8"/>
    <w:rsid w:val="00AA7DD3"/>
    <w:rsid w:val="00AB0B10"/>
    <w:rsid w:val="00AB10A6"/>
    <w:rsid w:val="00AB1209"/>
    <w:rsid w:val="00AB1543"/>
    <w:rsid w:val="00AB185B"/>
    <w:rsid w:val="00AB1C2E"/>
    <w:rsid w:val="00AB27EF"/>
    <w:rsid w:val="00AB2CFF"/>
    <w:rsid w:val="00AB3673"/>
    <w:rsid w:val="00AB39E6"/>
    <w:rsid w:val="00AB44C1"/>
    <w:rsid w:val="00AB48A9"/>
    <w:rsid w:val="00AB540D"/>
    <w:rsid w:val="00AB568D"/>
    <w:rsid w:val="00AB5B3D"/>
    <w:rsid w:val="00AB5F97"/>
    <w:rsid w:val="00AB651F"/>
    <w:rsid w:val="00AB6786"/>
    <w:rsid w:val="00AB6883"/>
    <w:rsid w:val="00AB6D2D"/>
    <w:rsid w:val="00AB7B5A"/>
    <w:rsid w:val="00AC00B3"/>
    <w:rsid w:val="00AC0AC2"/>
    <w:rsid w:val="00AC0CB1"/>
    <w:rsid w:val="00AC114E"/>
    <w:rsid w:val="00AC15C9"/>
    <w:rsid w:val="00AC15E3"/>
    <w:rsid w:val="00AC18BC"/>
    <w:rsid w:val="00AC1F74"/>
    <w:rsid w:val="00AC1FA3"/>
    <w:rsid w:val="00AC205A"/>
    <w:rsid w:val="00AC2310"/>
    <w:rsid w:val="00AC29F1"/>
    <w:rsid w:val="00AC2D50"/>
    <w:rsid w:val="00AC2DFC"/>
    <w:rsid w:val="00AC343B"/>
    <w:rsid w:val="00AC3740"/>
    <w:rsid w:val="00AC3BA4"/>
    <w:rsid w:val="00AC44F2"/>
    <w:rsid w:val="00AC4596"/>
    <w:rsid w:val="00AC4868"/>
    <w:rsid w:val="00AC495F"/>
    <w:rsid w:val="00AC4B9F"/>
    <w:rsid w:val="00AC563C"/>
    <w:rsid w:val="00AC563E"/>
    <w:rsid w:val="00AC571C"/>
    <w:rsid w:val="00AC5818"/>
    <w:rsid w:val="00AC590B"/>
    <w:rsid w:val="00AC600E"/>
    <w:rsid w:val="00AC612C"/>
    <w:rsid w:val="00AC650D"/>
    <w:rsid w:val="00AC65EC"/>
    <w:rsid w:val="00AC69E6"/>
    <w:rsid w:val="00AC6AE6"/>
    <w:rsid w:val="00AC75D2"/>
    <w:rsid w:val="00AC7B59"/>
    <w:rsid w:val="00AC7D1A"/>
    <w:rsid w:val="00AD063F"/>
    <w:rsid w:val="00AD06B0"/>
    <w:rsid w:val="00AD0F39"/>
    <w:rsid w:val="00AD1570"/>
    <w:rsid w:val="00AD17CD"/>
    <w:rsid w:val="00AD1BA3"/>
    <w:rsid w:val="00AD2535"/>
    <w:rsid w:val="00AD288F"/>
    <w:rsid w:val="00AD2C91"/>
    <w:rsid w:val="00AD2EF9"/>
    <w:rsid w:val="00AD35D7"/>
    <w:rsid w:val="00AD38E8"/>
    <w:rsid w:val="00AD434A"/>
    <w:rsid w:val="00AD5524"/>
    <w:rsid w:val="00AD55DF"/>
    <w:rsid w:val="00AD56B1"/>
    <w:rsid w:val="00AD57A5"/>
    <w:rsid w:val="00AD5967"/>
    <w:rsid w:val="00AD5A2F"/>
    <w:rsid w:val="00AD5B47"/>
    <w:rsid w:val="00AD668F"/>
    <w:rsid w:val="00AD67DC"/>
    <w:rsid w:val="00AD6935"/>
    <w:rsid w:val="00AD6D18"/>
    <w:rsid w:val="00AD6D72"/>
    <w:rsid w:val="00AD6E3F"/>
    <w:rsid w:val="00AD6EBA"/>
    <w:rsid w:val="00AD703B"/>
    <w:rsid w:val="00AD75DF"/>
    <w:rsid w:val="00AD7664"/>
    <w:rsid w:val="00AD7AF6"/>
    <w:rsid w:val="00AE04DB"/>
    <w:rsid w:val="00AE0620"/>
    <w:rsid w:val="00AE082F"/>
    <w:rsid w:val="00AE0BDA"/>
    <w:rsid w:val="00AE0F7F"/>
    <w:rsid w:val="00AE14C6"/>
    <w:rsid w:val="00AE1627"/>
    <w:rsid w:val="00AE17CA"/>
    <w:rsid w:val="00AE1C33"/>
    <w:rsid w:val="00AE20EE"/>
    <w:rsid w:val="00AE2733"/>
    <w:rsid w:val="00AE2C3F"/>
    <w:rsid w:val="00AE3ECD"/>
    <w:rsid w:val="00AE4D6E"/>
    <w:rsid w:val="00AE4FFD"/>
    <w:rsid w:val="00AE548C"/>
    <w:rsid w:val="00AE633B"/>
    <w:rsid w:val="00AE6F8E"/>
    <w:rsid w:val="00AE7B4A"/>
    <w:rsid w:val="00AF0066"/>
    <w:rsid w:val="00AF10F9"/>
    <w:rsid w:val="00AF1E7B"/>
    <w:rsid w:val="00AF249E"/>
    <w:rsid w:val="00AF2DA4"/>
    <w:rsid w:val="00AF31F4"/>
    <w:rsid w:val="00AF3368"/>
    <w:rsid w:val="00AF3A74"/>
    <w:rsid w:val="00AF3AF0"/>
    <w:rsid w:val="00AF4272"/>
    <w:rsid w:val="00AF4299"/>
    <w:rsid w:val="00AF48EF"/>
    <w:rsid w:val="00AF4B05"/>
    <w:rsid w:val="00AF4B3B"/>
    <w:rsid w:val="00AF4C70"/>
    <w:rsid w:val="00AF4F3F"/>
    <w:rsid w:val="00AF5B68"/>
    <w:rsid w:val="00AF6815"/>
    <w:rsid w:val="00AF77B0"/>
    <w:rsid w:val="00AF7DCE"/>
    <w:rsid w:val="00B00912"/>
    <w:rsid w:val="00B01450"/>
    <w:rsid w:val="00B014B7"/>
    <w:rsid w:val="00B017FA"/>
    <w:rsid w:val="00B018A6"/>
    <w:rsid w:val="00B01AE2"/>
    <w:rsid w:val="00B02CF0"/>
    <w:rsid w:val="00B03431"/>
    <w:rsid w:val="00B0413D"/>
    <w:rsid w:val="00B0479B"/>
    <w:rsid w:val="00B047B4"/>
    <w:rsid w:val="00B04EC8"/>
    <w:rsid w:val="00B04FD3"/>
    <w:rsid w:val="00B0519B"/>
    <w:rsid w:val="00B052F7"/>
    <w:rsid w:val="00B05849"/>
    <w:rsid w:val="00B05A5F"/>
    <w:rsid w:val="00B06403"/>
    <w:rsid w:val="00B0679F"/>
    <w:rsid w:val="00B06B4E"/>
    <w:rsid w:val="00B06D00"/>
    <w:rsid w:val="00B06EEB"/>
    <w:rsid w:val="00B0769F"/>
    <w:rsid w:val="00B07918"/>
    <w:rsid w:val="00B10136"/>
    <w:rsid w:val="00B105C0"/>
    <w:rsid w:val="00B11C6C"/>
    <w:rsid w:val="00B12CA4"/>
    <w:rsid w:val="00B12DAA"/>
    <w:rsid w:val="00B12ECA"/>
    <w:rsid w:val="00B13097"/>
    <w:rsid w:val="00B13115"/>
    <w:rsid w:val="00B13121"/>
    <w:rsid w:val="00B13622"/>
    <w:rsid w:val="00B13BBB"/>
    <w:rsid w:val="00B1476A"/>
    <w:rsid w:val="00B15E5F"/>
    <w:rsid w:val="00B1632C"/>
    <w:rsid w:val="00B16BA7"/>
    <w:rsid w:val="00B170A2"/>
    <w:rsid w:val="00B174D0"/>
    <w:rsid w:val="00B1769D"/>
    <w:rsid w:val="00B17928"/>
    <w:rsid w:val="00B17B5F"/>
    <w:rsid w:val="00B20329"/>
    <w:rsid w:val="00B213F2"/>
    <w:rsid w:val="00B216BA"/>
    <w:rsid w:val="00B217B6"/>
    <w:rsid w:val="00B21A63"/>
    <w:rsid w:val="00B22E14"/>
    <w:rsid w:val="00B2421E"/>
    <w:rsid w:val="00B24C72"/>
    <w:rsid w:val="00B24E27"/>
    <w:rsid w:val="00B25638"/>
    <w:rsid w:val="00B25643"/>
    <w:rsid w:val="00B25A7A"/>
    <w:rsid w:val="00B25FF0"/>
    <w:rsid w:val="00B263CD"/>
    <w:rsid w:val="00B26436"/>
    <w:rsid w:val="00B268ED"/>
    <w:rsid w:val="00B26DEA"/>
    <w:rsid w:val="00B271B8"/>
    <w:rsid w:val="00B27581"/>
    <w:rsid w:val="00B275A8"/>
    <w:rsid w:val="00B2763D"/>
    <w:rsid w:val="00B3000B"/>
    <w:rsid w:val="00B305FF"/>
    <w:rsid w:val="00B30E65"/>
    <w:rsid w:val="00B31130"/>
    <w:rsid w:val="00B31C30"/>
    <w:rsid w:val="00B3298A"/>
    <w:rsid w:val="00B32FB5"/>
    <w:rsid w:val="00B3370E"/>
    <w:rsid w:val="00B33770"/>
    <w:rsid w:val="00B337A0"/>
    <w:rsid w:val="00B33DCF"/>
    <w:rsid w:val="00B33E04"/>
    <w:rsid w:val="00B351F2"/>
    <w:rsid w:val="00B3577C"/>
    <w:rsid w:val="00B35D28"/>
    <w:rsid w:val="00B35F5A"/>
    <w:rsid w:val="00B36657"/>
    <w:rsid w:val="00B369B5"/>
    <w:rsid w:val="00B36DD6"/>
    <w:rsid w:val="00B37B76"/>
    <w:rsid w:val="00B4081F"/>
    <w:rsid w:val="00B40B5A"/>
    <w:rsid w:val="00B414A5"/>
    <w:rsid w:val="00B41BCC"/>
    <w:rsid w:val="00B422FB"/>
    <w:rsid w:val="00B425F2"/>
    <w:rsid w:val="00B42F70"/>
    <w:rsid w:val="00B4305D"/>
    <w:rsid w:val="00B430BB"/>
    <w:rsid w:val="00B44B2A"/>
    <w:rsid w:val="00B44B54"/>
    <w:rsid w:val="00B45033"/>
    <w:rsid w:val="00B452B0"/>
    <w:rsid w:val="00B458F7"/>
    <w:rsid w:val="00B45C14"/>
    <w:rsid w:val="00B45C8F"/>
    <w:rsid w:val="00B45F67"/>
    <w:rsid w:val="00B463F3"/>
    <w:rsid w:val="00B46B8D"/>
    <w:rsid w:val="00B47062"/>
    <w:rsid w:val="00B47099"/>
    <w:rsid w:val="00B47831"/>
    <w:rsid w:val="00B478AB"/>
    <w:rsid w:val="00B47FE5"/>
    <w:rsid w:val="00B503C6"/>
    <w:rsid w:val="00B509A9"/>
    <w:rsid w:val="00B511AC"/>
    <w:rsid w:val="00B5136C"/>
    <w:rsid w:val="00B514AE"/>
    <w:rsid w:val="00B51F0C"/>
    <w:rsid w:val="00B51F0F"/>
    <w:rsid w:val="00B52062"/>
    <w:rsid w:val="00B52446"/>
    <w:rsid w:val="00B52D33"/>
    <w:rsid w:val="00B53535"/>
    <w:rsid w:val="00B5373B"/>
    <w:rsid w:val="00B53B1A"/>
    <w:rsid w:val="00B5453A"/>
    <w:rsid w:val="00B546B4"/>
    <w:rsid w:val="00B568AC"/>
    <w:rsid w:val="00B569AD"/>
    <w:rsid w:val="00B5754C"/>
    <w:rsid w:val="00B60121"/>
    <w:rsid w:val="00B60217"/>
    <w:rsid w:val="00B60529"/>
    <w:rsid w:val="00B6068E"/>
    <w:rsid w:val="00B60828"/>
    <w:rsid w:val="00B60A3A"/>
    <w:rsid w:val="00B60D98"/>
    <w:rsid w:val="00B60DDF"/>
    <w:rsid w:val="00B615A0"/>
    <w:rsid w:val="00B6199B"/>
    <w:rsid w:val="00B6235B"/>
    <w:rsid w:val="00B62794"/>
    <w:rsid w:val="00B62907"/>
    <w:rsid w:val="00B62948"/>
    <w:rsid w:val="00B6295D"/>
    <w:rsid w:val="00B62C0B"/>
    <w:rsid w:val="00B62F9A"/>
    <w:rsid w:val="00B63163"/>
    <w:rsid w:val="00B634AB"/>
    <w:rsid w:val="00B635C4"/>
    <w:rsid w:val="00B639C7"/>
    <w:rsid w:val="00B646AD"/>
    <w:rsid w:val="00B64CA6"/>
    <w:rsid w:val="00B65CF8"/>
    <w:rsid w:val="00B6602B"/>
    <w:rsid w:val="00B66201"/>
    <w:rsid w:val="00B6658F"/>
    <w:rsid w:val="00B6671D"/>
    <w:rsid w:val="00B67084"/>
    <w:rsid w:val="00B67713"/>
    <w:rsid w:val="00B71DB2"/>
    <w:rsid w:val="00B72216"/>
    <w:rsid w:val="00B7229D"/>
    <w:rsid w:val="00B72759"/>
    <w:rsid w:val="00B731A9"/>
    <w:rsid w:val="00B7347B"/>
    <w:rsid w:val="00B735DF"/>
    <w:rsid w:val="00B735F9"/>
    <w:rsid w:val="00B73764"/>
    <w:rsid w:val="00B74129"/>
    <w:rsid w:val="00B74248"/>
    <w:rsid w:val="00B74980"/>
    <w:rsid w:val="00B74CE3"/>
    <w:rsid w:val="00B74D64"/>
    <w:rsid w:val="00B7519B"/>
    <w:rsid w:val="00B755A0"/>
    <w:rsid w:val="00B75B06"/>
    <w:rsid w:val="00B76225"/>
    <w:rsid w:val="00B765B2"/>
    <w:rsid w:val="00B769A3"/>
    <w:rsid w:val="00B769AD"/>
    <w:rsid w:val="00B77177"/>
    <w:rsid w:val="00B80342"/>
    <w:rsid w:val="00B8043F"/>
    <w:rsid w:val="00B80BF7"/>
    <w:rsid w:val="00B80E6F"/>
    <w:rsid w:val="00B818CD"/>
    <w:rsid w:val="00B822A0"/>
    <w:rsid w:val="00B82CAE"/>
    <w:rsid w:val="00B830D5"/>
    <w:rsid w:val="00B83C51"/>
    <w:rsid w:val="00B83CB4"/>
    <w:rsid w:val="00B83DB4"/>
    <w:rsid w:val="00B84688"/>
    <w:rsid w:val="00B846F0"/>
    <w:rsid w:val="00B84E47"/>
    <w:rsid w:val="00B85A19"/>
    <w:rsid w:val="00B86253"/>
    <w:rsid w:val="00B86677"/>
    <w:rsid w:val="00B86990"/>
    <w:rsid w:val="00B86996"/>
    <w:rsid w:val="00B869BB"/>
    <w:rsid w:val="00B86B21"/>
    <w:rsid w:val="00B86E40"/>
    <w:rsid w:val="00B87B4B"/>
    <w:rsid w:val="00B87C69"/>
    <w:rsid w:val="00B87FCE"/>
    <w:rsid w:val="00B900DF"/>
    <w:rsid w:val="00B90183"/>
    <w:rsid w:val="00B908AA"/>
    <w:rsid w:val="00B90A98"/>
    <w:rsid w:val="00B91204"/>
    <w:rsid w:val="00B9131E"/>
    <w:rsid w:val="00B914A9"/>
    <w:rsid w:val="00B91BF9"/>
    <w:rsid w:val="00B9224B"/>
    <w:rsid w:val="00B92595"/>
    <w:rsid w:val="00B9264F"/>
    <w:rsid w:val="00B9276E"/>
    <w:rsid w:val="00B92DD3"/>
    <w:rsid w:val="00B92F43"/>
    <w:rsid w:val="00B930CA"/>
    <w:rsid w:val="00B931EE"/>
    <w:rsid w:val="00B93783"/>
    <w:rsid w:val="00B941DC"/>
    <w:rsid w:val="00B94BF4"/>
    <w:rsid w:val="00B94D48"/>
    <w:rsid w:val="00B9589C"/>
    <w:rsid w:val="00B95C65"/>
    <w:rsid w:val="00B9687E"/>
    <w:rsid w:val="00B96EF2"/>
    <w:rsid w:val="00B9706A"/>
    <w:rsid w:val="00BA007A"/>
    <w:rsid w:val="00BA06D0"/>
    <w:rsid w:val="00BA154F"/>
    <w:rsid w:val="00BA2744"/>
    <w:rsid w:val="00BA30EA"/>
    <w:rsid w:val="00BA3571"/>
    <w:rsid w:val="00BA3994"/>
    <w:rsid w:val="00BA3EDC"/>
    <w:rsid w:val="00BA40EB"/>
    <w:rsid w:val="00BA412D"/>
    <w:rsid w:val="00BA4320"/>
    <w:rsid w:val="00BA48FD"/>
    <w:rsid w:val="00BA4CDC"/>
    <w:rsid w:val="00BA533F"/>
    <w:rsid w:val="00BA6EB5"/>
    <w:rsid w:val="00BA7416"/>
    <w:rsid w:val="00BB13E4"/>
    <w:rsid w:val="00BB14C5"/>
    <w:rsid w:val="00BB1E7B"/>
    <w:rsid w:val="00BB228D"/>
    <w:rsid w:val="00BB2422"/>
    <w:rsid w:val="00BB24F3"/>
    <w:rsid w:val="00BB2B4E"/>
    <w:rsid w:val="00BB2C4D"/>
    <w:rsid w:val="00BB3ACE"/>
    <w:rsid w:val="00BB3E39"/>
    <w:rsid w:val="00BB4A98"/>
    <w:rsid w:val="00BB52EB"/>
    <w:rsid w:val="00BB562D"/>
    <w:rsid w:val="00BB60BC"/>
    <w:rsid w:val="00BB671B"/>
    <w:rsid w:val="00BB6AFF"/>
    <w:rsid w:val="00BB6E58"/>
    <w:rsid w:val="00BB749B"/>
    <w:rsid w:val="00BB74E0"/>
    <w:rsid w:val="00BB764A"/>
    <w:rsid w:val="00BB7FB9"/>
    <w:rsid w:val="00BC018F"/>
    <w:rsid w:val="00BC043C"/>
    <w:rsid w:val="00BC27A6"/>
    <w:rsid w:val="00BC3A04"/>
    <w:rsid w:val="00BC3D86"/>
    <w:rsid w:val="00BC447F"/>
    <w:rsid w:val="00BC4548"/>
    <w:rsid w:val="00BC4CA0"/>
    <w:rsid w:val="00BC584F"/>
    <w:rsid w:val="00BC5EBB"/>
    <w:rsid w:val="00BC5ED3"/>
    <w:rsid w:val="00BC60C5"/>
    <w:rsid w:val="00BC6141"/>
    <w:rsid w:val="00BC6707"/>
    <w:rsid w:val="00BC7242"/>
    <w:rsid w:val="00BC7362"/>
    <w:rsid w:val="00BC7F17"/>
    <w:rsid w:val="00BC7FCC"/>
    <w:rsid w:val="00BD01AC"/>
    <w:rsid w:val="00BD0AE7"/>
    <w:rsid w:val="00BD10B6"/>
    <w:rsid w:val="00BD11AB"/>
    <w:rsid w:val="00BD1524"/>
    <w:rsid w:val="00BD183B"/>
    <w:rsid w:val="00BD1912"/>
    <w:rsid w:val="00BD1C7F"/>
    <w:rsid w:val="00BD1F41"/>
    <w:rsid w:val="00BD3316"/>
    <w:rsid w:val="00BD4E9B"/>
    <w:rsid w:val="00BD5856"/>
    <w:rsid w:val="00BD5910"/>
    <w:rsid w:val="00BD63CB"/>
    <w:rsid w:val="00BD6CAB"/>
    <w:rsid w:val="00BD6E5E"/>
    <w:rsid w:val="00BD7299"/>
    <w:rsid w:val="00BD738D"/>
    <w:rsid w:val="00BD76C6"/>
    <w:rsid w:val="00BD76ED"/>
    <w:rsid w:val="00BD7A4F"/>
    <w:rsid w:val="00BD7A5E"/>
    <w:rsid w:val="00BE0448"/>
    <w:rsid w:val="00BE0638"/>
    <w:rsid w:val="00BE0DE1"/>
    <w:rsid w:val="00BE15A7"/>
    <w:rsid w:val="00BE188A"/>
    <w:rsid w:val="00BE1A49"/>
    <w:rsid w:val="00BE1DD9"/>
    <w:rsid w:val="00BE1ECD"/>
    <w:rsid w:val="00BE236E"/>
    <w:rsid w:val="00BE273E"/>
    <w:rsid w:val="00BE305D"/>
    <w:rsid w:val="00BE3B98"/>
    <w:rsid w:val="00BE412D"/>
    <w:rsid w:val="00BE42BD"/>
    <w:rsid w:val="00BE46F4"/>
    <w:rsid w:val="00BE49C9"/>
    <w:rsid w:val="00BE4D90"/>
    <w:rsid w:val="00BE4DA4"/>
    <w:rsid w:val="00BE51E0"/>
    <w:rsid w:val="00BE5F87"/>
    <w:rsid w:val="00BE626C"/>
    <w:rsid w:val="00BE65B2"/>
    <w:rsid w:val="00BE66EE"/>
    <w:rsid w:val="00BE696F"/>
    <w:rsid w:val="00BE6A6B"/>
    <w:rsid w:val="00BE6F8E"/>
    <w:rsid w:val="00BE743C"/>
    <w:rsid w:val="00BE7837"/>
    <w:rsid w:val="00BF12A8"/>
    <w:rsid w:val="00BF1486"/>
    <w:rsid w:val="00BF1812"/>
    <w:rsid w:val="00BF1BCD"/>
    <w:rsid w:val="00BF255A"/>
    <w:rsid w:val="00BF3079"/>
    <w:rsid w:val="00BF321D"/>
    <w:rsid w:val="00BF3B31"/>
    <w:rsid w:val="00BF3DB8"/>
    <w:rsid w:val="00BF406A"/>
    <w:rsid w:val="00BF41D3"/>
    <w:rsid w:val="00BF4968"/>
    <w:rsid w:val="00BF4BA4"/>
    <w:rsid w:val="00BF4EDD"/>
    <w:rsid w:val="00BF568D"/>
    <w:rsid w:val="00BF56B5"/>
    <w:rsid w:val="00BF5A1B"/>
    <w:rsid w:val="00BF619A"/>
    <w:rsid w:val="00BF6686"/>
    <w:rsid w:val="00BF6961"/>
    <w:rsid w:val="00BF7214"/>
    <w:rsid w:val="00BF727B"/>
    <w:rsid w:val="00BF74FF"/>
    <w:rsid w:val="00BF7510"/>
    <w:rsid w:val="00BF7598"/>
    <w:rsid w:val="00C00057"/>
    <w:rsid w:val="00C0082C"/>
    <w:rsid w:val="00C00C0B"/>
    <w:rsid w:val="00C00DDE"/>
    <w:rsid w:val="00C010D8"/>
    <w:rsid w:val="00C01777"/>
    <w:rsid w:val="00C018A9"/>
    <w:rsid w:val="00C01B9F"/>
    <w:rsid w:val="00C01BFC"/>
    <w:rsid w:val="00C02089"/>
    <w:rsid w:val="00C023BE"/>
    <w:rsid w:val="00C02618"/>
    <w:rsid w:val="00C029AE"/>
    <w:rsid w:val="00C02CB3"/>
    <w:rsid w:val="00C02DB2"/>
    <w:rsid w:val="00C02EA2"/>
    <w:rsid w:val="00C03645"/>
    <w:rsid w:val="00C040C4"/>
    <w:rsid w:val="00C04383"/>
    <w:rsid w:val="00C0446A"/>
    <w:rsid w:val="00C0520E"/>
    <w:rsid w:val="00C052DD"/>
    <w:rsid w:val="00C05D94"/>
    <w:rsid w:val="00C05E34"/>
    <w:rsid w:val="00C062BF"/>
    <w:rsid w:val="00C063C2"/>
    <w:rsid w:val="00C0716E"/>
    <w:rsid w:val="00C0766A"/>
    <w:rsid w:val="00C0787F"/>
    <w:rsid w:val="00C114C9"/>
    <w:rsid w:val="00C119D4"/>
    <w:rsid w:val="00C12209"/>
    <w:rsid w:val="00C122EB"/>
    <w:rsid w:val="00C124AD"/>
    <w:rsid w:val="00C12B0A"/>
    <w:rsid w:val="00C12B10"/>
    <w:rsid w:val="00C12B57"/>
    <w:rsid w:val="00C12B9C"/>
    <w:rsid w:val="00C12EDE"/>
    <w:rsid w:val="00C13300"/>
    <w:rsid w:val="00C1338D"/>
    <w:rsid w:val="00C1351F"/>
    <w:rsid w:val="00C135A7"/>
    <w:rsid w:val="00C136B7"/>
    <w:rsid w:val="00C1410E"/>
    <w:rsid w:val="00C14787"/>
    <w:rsid w:val="00C1490F"/>
    <w:rsid w:val="00C14AA1"/>
    <w:rsid w:val="00C14DA6"/>
    <w:rsid w:val="00C1626D"/>
    <w:rsid w:val="00C16583"/>
    <w:rsid w:val="00C1692A"/>
    <w:rsid w:val="00C16F07"/>
    <w:rsid w:val="00C17CC3"/>
    <w:rsid w:val="00C2029B"/>
    <w:rsid w:val="00C20348"/>
    <w:rsid w:val="00C216D4"/>
    <w:rsid w:val="00C21966"/>
    <w:rsid w:val="00C21AF2"/>
    <w:rsid w:val="00C2208B"/>
    <w:rsid w:val="00C22812"/>
    <w:rsid w:val="00C22C96"/>
    <w:rsid w:val="00C2308F"/>
    <w:rsid w:val="00C235B5"/>
    <w:rsid w:val="00C23816"/>
    <w:rsid w:val="00C23A5F"/>
    <w:rsid w:val="00C2419A"/>
    <w:rsid w:val="00C2444D"/>
    <w:rsid w:val="00C24700"/>
    <w:rsid w:val="00C249D8"/>
    <w:rsid w:val="00C24CDE"/>
    <w:rsid w:val="00C257BD"/>
    <w:rsid w:val="00C25955"/>
    <w:rsid w:val="00C25C1B"/>
    <w:rsid w:val="00C25DBB"/>
    <w:rsid w:val="00C262FC"/>
    <w:rsid w:val="00C26346"/>
    <w:rsid w:val="00C26C39"/>
    <w:rsid w:val="00C2742A"/>
    <w:rsid w:val="00C27488"/>
    <w:rsid w:val="00C27D85"/>
    <w:rsid w:val="00C27EEB"/>
    <w:rsid w:val="00C30FBB"/>
    <w:rsid w:val="00C31049"/>
    <w:rsid w:val="00C310D9"/>
    <w:rsid w:val="00C316F9"/>
    <w:rsid w:val="00C31C56"/>
    <w:rsid w:val="00C31C80"/>
    <w:rsid w:val="00C31E05"/>
    <w:rsid w:val="00C3217B"/>
    <w:rsid w:val="00C3232A"/>
    <w:rsid w:val="00C32617"/>
    <w:rsid w:val="00C32935"/>
    <w:rsid w:val="00C32FBD"/>
    <w:rsid w:val="00C3357A"/>
    <w:rsid w:val="00C335B7"/>
    <w:rsid w:val="00C33BE6"/>
    <w:rsid w:val="00C33F07"/>
    <w:rsid w:val="00C34809"/>
    <w:rsid w:val="00C35C89"/>
    <w:rsid w:val="00C36173"/>
    <w:rsid w:val="00C3626F"/>
    <w:rsid w:val="00C362DC"/>
    <w:rsid w:val="00C36653"/>
    <w:rsid w:val="00C3670A"/>
    <w:rsid w:val="00C3770F"/>
    <w:rsid w:val="00C41140"/>
    <w:rsid w:val="00C4125C"/>
    <w:rsid w:val="00C412A4"/>
    <w:rsid w:val="00C417DE"/>
    <w:rsid w:val="00C41B9B"/>
    <w:rsid w:val="00C42A46"/>
    <w:rsid w:val="00C42BB2"/>
    <w:rsid w:val="00C4385E"/>
    <w:rsid w:val="00C4423A"/>
    <w:rsid w:val="00C4425D"/>
    <w:rsid w:val="00C44486"/>
    <w:rsid w:val="00C4462D"/>
    <w:rsid w:val="00C44FCA"/>
    <w:rsid w:val="00C4503A"/>
    <w:rsid w:val="00C458DF"/>
    <w:rsid w:val="00C45BFA"/>
    <w:rsid w:val="00C45CA7"/>
    <w:rsid w:val="00C45E12"/>
    <w:rsid w:val="00C46637"/>
    <w:rsid w:val="00C46F3A"/>
    <w:rsid w:val="00C4745F"/>
    <w:rsid w:val="00C4748E"/>
    <w:rsid w:val="00C47E72"/>
    <w:rsid w:val="00C50252"/>
    <w:rsid w:val="00C50485"/>
    <w:rsid w:val="00C5055D"/>
    <w:rsid w:val="00C509F8"/>
    <w:rsid w:val="00C50BF9"/>
    <w:rsid w:val="00C50DCD"/>
    <w:rsid w:val="00C51021"/>
    <w:rsid w:val="00C5118D"/>
    <w:rsid w:val="00C51890"/>
    <w:rsid w:val="00C51AF6"/>
    <w:rsid w:val="00C51C78"/>
    <w:rsid w:val="00C51FAC"/>
    <w:rsid w:val="00C520F1"/>
    <w:rsid w:val="00C52465"/>
    <w:rsid w:val="00C527ED"/>
    <w:rsid w:val="00C536EA"/>
    <w:rsid w:val="00C53BE6"/>
    <w:rsid w:val="00C54046"/>
    <w:rsid w:val="00C54925"/>
    <w:rsid w:val="00C54D37"/>
    <w:rsid w:val="00C55480"/>
    <w:rsid w:val="00C55EBA"/>
    <w:rsid w:val="00C56A82"/>
    <w:rsid w:val="00C5746F"/>
    <w:rsid w:val="00C575A3"/>
    <w:rsid w:val="00C57702"/>
    <w:rsid w:val="00C57CF4"/>
    <w:rsid w:val="00C600C7"/>
    <w:rsid w:val="00C60461"/>
    <w:rsid w:val="00C60A5E"/>
    <w:rsid w:val="00C60A62"/>
    <w:rsid w:val="00C60A8F"/>
    <w:rsid w:val="00C60EC7"/>
    <w:rsid w:val="00C61362"/>
    <w:rsid w:val="00C61ACA"/>
    <w:rsid w:val="00C62078"/>
    <w:rsid w:val="00C62B2F"/>
    <w:rsid w:val="00C62C93"/>
    <w:rsid w:val="00C62E99"/>
    <w:rsid w:val="00C62F6E"/>
    <w:rsid w:val="00C63846"/>
    <w:rsid w:val="00C63AAA"/>
    <w:rsid w:val="00C63DD2"/>
    <w:rsid w:val="00C63F71"/>
    <w:rsid w:val="00C63FDB"/>
    <w:rsid w:val="00C6401D"/>
    <w:rsid w:val="00C64256"/>
    <w:rsid w:val="00C64404"/>
    <w:rsid w:val="00C647D6"/>
    <w:rsid w:val="00C64BFF"/>
    <w:rsid w:val="00C64CA6"/>
    <w:rsid w:val="00C64FE6"/>
    <w:rsid w:val="00C65BBD"/>
    <w:rsid w:val="00C65D0F"/>
    <w:rsid w:val="00C66A54"/>
    <w:rsid w:val="00C66C72"/>
    <w:rsid w:val="00C66E1D"/>
    <w:rsid w:val="00C674F6"/>
    <w:rsid w:val="00C67750"/>
    <w:rsid w:val="00C67DAA"/>
    <w:rsid w:val="00C67DDC"/>
    <w:rsid w:val="00C70631"/>
    <w:rsid w:val="00C70782"/>
    <w:rsid w:val="00C70982"/>
    <w:rsid w:val="00C709A8"/>
    <w:rsid w:val="00C70E46"/>
    <w:rsid w:val="00C70E9A"/>
    <w:rsid w:val="00C71A14"/>
    <w:rsid w:val="00C722C2"/>
    <w:rsid w:val="00C723C7"/>
    <w:rsid w:val="00C7254B"/>
    <w:rsid w:val="00C72C13"/>
    <w:rsid w:val="00C737B8"/>
    <w:rsid w:val="00C73E63"/>
    <w:rsid w:val="00C75457"/>
    <w:rsid w:val="00C75C91"/>
    <w:rsid w:val="00C76609"/>
    <w:rsid w:val="00C766F8"/>
    <w:rsid w:val="00C76737"/>
    <w:rsid w:val="00C7725C"/>
    <w:rsid w:val="00C777B3"/>
    <w:rsid w:val="00C77BB9"/>
    <w:rsid w:val="00C77CC6"/>
    <w:rsid w:val="00C80163"/>
    <w:rsid w:val="00C8049B"/>
    <w:rsid w:val="00C80E61"/>
    <w:rsid w:val="00C81023"/>
    <w:rsid w:val="00C8148F"/>
    <w:rsid w:val="00C82BBB"/>
    <w:rsid w:val="00C82C14"/>
    <w:rsid w:val="00C833C6"/>
    <w:rsid w:val="00C8343C"/>
    <w:rsid w:val="00C8362F"/>
    <w:rsid w:val="00C8498B"/>
    <w:rsid w:val="00C84BB5"/>
    <w:rsid w:val="00C852CC"/>
    <w:rsid w:val="00C855E8"/>
    <w:rsid w:val="00C85685"/>
    <w:rsid w:val="00C85694"/>
    <w:rsid w:val="00C856D6"/>
    <w:rsid w:val="00C85A33"/>
    <w:rsid w:val="00C85EFE"/>
    <w:rsid w:val="00C86C4D"/>
    <w:rsid w:val="00C873F4"/>
    <w:rsid w:val="00C8792E"/>
    <w:rsid w:val="00C904FD"/>
    <w:rsid w:val="00C91A77"/>
    <w:rsid w:val="00C91CB5"/>
    <w:rsid w:val="00C9239D"/>
    <w:rsid w:val="00C92D39"/>
    <w:rsid w:val="00C93919"/>
    <w:rsid w:val="00C93CFF"/>
    <w:rsid w:val="00C9444E"/>
    <w:rsid w:val="00C945F5"/>
    <w:rsid w:val="00C94B0E"/>
    <w:rsid w:val="00C952FF"/>
    <w:rsid w:val="00C9609B"/>
    <w:rsid w:val="00C97890"/>
    <w:rsid w:val="00C979E2"/>
    <w:rsid w:val="00CA00DA"/>
    <w:rsid w:val="00CA032F"/>
    <w:rsid w:val="00CA0331"/>
    <w:rsid w:val="00CA03A2"/>
    <w:rsid w:val="00CA0908"/>
    <w:rsid w:val="00CA188A"/>
    <w:rsid w:val="00CA229F"/>
    <w:rsid w:val="00CA2B08"/>
    <w:rsid w:val="00CA2CF6"/>
    <w:rsid w:val="00CA2E76"/>
    <w:rsid w:val="00CA2F4E"/>
    <w:rsid w:val="00CA3498"/>
    <w:rsid w:val="00CA3A55"/>
    <w:rsid w:val="00CA4765"/>
    <w:rsid w:val="00CA58C9"/>
    <w:rsid w:val="00CA6EF4"/>
    <w:rsid w:val="00CA7356"/>
    <w:rsid w:val="00CA74EF"/>
    <w:rsid w:val="00CB067B"/>
    <w:rsid w:val="00CB0792"/>
    <w:rsid w:val="00CB0F4C"/>
    <w:rsid w:val="00CB1667"/>
    <w:rsid w:val="00CB173B"/>
    <w:rsid w:val="00CB1FAA"/>
    <w:rsid w:val="00CB2452"/>
    <w:rsid w:val="00CB37B9"/>
    <w:rsid w:val="00CB3DFF"/>
    <w:rsid w:val="00CB49DD"/>
    <w:rsid w:val="00CB51EB"/>
    <w:rsid w:val="00CB52DE"/>
    <w:rsid w:val="00CB532A"/>
    <w:rsid w:val="00CB578B"/>
    <w:rsid w:val="00CB5CEA"/>
    <w:rsid w:val="00CB6532"/>
    <w:rsid w:val="00CC0A7A"/>
    <w:rsid w:val="00CC0BB1"/>
    <w:rsid w:val="00CC0C14"/>
    <w:rsid w:val="00CC0D60"/>
    <w:rsid w:val="00CC16B4"/>
    <w:rsid w:val="00CC1D18"/>
    <w:rsid w:val="00CC20E6"/>
    <w:rsid w:val="00CC23F2"/>
    <w:rsid w:val="00CC2736"/>
    <w:rsid w:val="00CC2A56"/>
    <w:rsid w:val="00CC2DD2"/>
    <w:rsid w:val="00CC2EA9"/>
    <w:rsid w:val="00CC33EF"/>
    <w:rsid w:val="00CC37AD"/>
    <w:rsid w:val="00CC3E4C"/>
    <w:rsid w:val="00CC3F5F"/>
    <w:rsid w:val="00CC3F96"/>
    <w:rsid w:val="00CC43A2"/>
    <w:rsid w:val="00CC4A32"/>
    <w:rsid w:val="00CC4CC2"/>
    <w:rsid w:val="00CC4EDE"/>
    <w:rsid w:val="00CC54C5"/>
    <w:rsid w:val="00CC576A"/>
    <w:rsid w:val="00CC69B3"/>
    <w:rsid w:val="00CC6D3B"/>
    <w:rsid w:val="00CC76F9"/>
    <w:rsid w:val="00CC773B"/>
    <w:rsid w:val="00CC7EB5"/>
    <w:rsid w:val="00CD029B"/>
    <w:rsid w:val="00CD047B"/>
    <w:rsid w:val="00CD0A17"/>
    <w:rsid w:val="00CD1E5B"/>
    <w:rsid w:val="00CD1E6A"/>
    <w:rsid w:val="00CD2613"/>
    <w:rsid w:val="00CD2712"/>
    <w:rsid w:val="00CD2C4A"/>
    <w:rsid w:val="00CD2C93"/>
    <w:rsid w:val="00CD4B3F"/>
    <w:rsid w:val="00CD4C4D"/>
    <w:rsid w:val="00CD5152"/>
    <w:rsid w:val="00CD5183"/>
    <w:rsid w:val="00CD5E1A"/>
    <w:rsid w:val="00CD688B"/>
    <w:rsid w:val="00CD6C10"/>
    <w:rsid w:val="00CD7271"/>
    <w:rsid w:val="00CD766B"/>
    <w:rsid w:val="00CD774E"/>
    <w:rsid w:val="00CD7F11"/>
    <w:rsid w:val="00CE122C"/>
    <w:rsid w:val="00CE188C"/>
    <w:rsid w:val="00CE1A63"/>
    <w:rsid w:val="00CE2555"/>
    <w:rsid w:val="00CE2719"/>
    <w:rsid w:val="00CE2A07"/>
    <w:rsid w:val="00CE3522"/>
    <w:rsid w:val="00CE38B2"/>
    <w:rsid w:val="00CE3B21"/>
    <w:rsid w:val="00CE41E3"/>
    <w:rsid w:val="00CE45ED"/>
    <w:rsid w:val="00CE4744"/>
    <w:rsid w:val="00CE63AC"/>
    <w:rsid w:val="00CE650F"/>
    <w:rsid w:val="00CE73F2"/>
    <w:rsid w:val="00CE77A1"/>
    <w:rsid w:val="00CE7983"/>
    <w:rsid w:val="00CE7CFA"/>
    <w:rsid w:val="00CE7D79"/>
    <w:rsid w:val="00CE7F80"/>
    <w:rsid w:val="00CF008A"/>
    <w:rsid w:val="00CF0327"/>
    <w:rsid w:val="00CF0518"/>
    <w:rsid w:val="00CF08E2"/>
    <w:rsid w:val="00CF1710"/>
    <w:rsid w:val="00CF2D6E"/>
    <w:rsid w:val="00CF31F6"/>
    <w:rsid w:val="00CF346B"/>
    <w:rsid w:val="00CF3D7B"/>
    <w:rsid w:val="00CF4186"/>
    <w:rsid w:val="00CF4428"/>
    <w:rsid w:val="00CF47BD"/>
    <w:rsid w:val="00CF534F"/>
    <w:rsid w:val="00CF57BB"/>
    <w:rsid w:val="00CF62C8"/>
    <w:rsid w:val="00CF71F1"/>
    <w:rsid w:val="00CF727B"/>
    <w:rsid w:val="00CF768C"/>
    <w:rsid w:val="00CF7BBC"/>
    <w:rsid w:val="00CF7E43"/>
    <w:rsid w:val="00D00274"/>
    <w:rsid w:val="00D00350"/>
    <w:rsid w:val="00D003D5"/>
    <w:rsid w:val="00D00652"/>
    <w:rsid w:val="00D0071D"/>
    <w:rsid w:val="00D02231"/>
    <w:rsid w:val="00D0238C"/>
    <w:rsid w:val="00D0319E"/>
    <w:rsid w:val="00D03747"/>
    <w:rsid w:val="00D03892"/>
    <w:rsid w:val="00D0424D"/>
    <w:rsid w:val="00D043E3"/>
    <w:rsid w:val="00D05064"/>
    <w:rsid w:val="00D050B5"/>
    <w:rsid w:val="00D056A8"/>
    <w:rsid w:val="00D05965"/>
    <w:rsid w:val="00D05E74"/>
    <w:rsid w:val="00D06F5A"/>
    <w:rsid w:val="00D0739D"/>
    <w:rsid w:val="00D0780C"/>
    <w:rsid w:val="00D07B4C"/>
    <w:rsid w:val="00D10A07"/>
    <w:rsid w:val="00D11709"/>
    <w:rsid w:val="00D11884"/>
    <w:rsid w:val="00D124D1"/>
    <w:rsid w:val="00D12FC2"/>
    <w:rsid w:val="00D13B58"/>
    <w:rsid w:val="00D149E5"/>
    <w:rsid w:val="00D15748"/>
    <w:rsid w:val="00D15D65"/>
    <w:rsid w:val="00D16015"/>
    <w:rsid w:val="00D160B1"/>
    <w:rsid w:val="00D16F72"/>
    <w:rsid w:val="00D17BA5"/>
    <w:rsid w:val="00D204CA"/>
    <w:rsid w:val="00D20E5A"/>
    <w:rsid w:val="00D20FA8"/>
    <w:rsid w:val="00D213A2"/>
    <w:rsid w:val="00D21418"/>
    <w:rsid w:val="00D21531"/>
    <w:rsid w:val="00D21D3C"/>
    <w:rsid w:val="00D2243C"/>
    <w:rsid w:val="00D22872"/>
    <w:rsid w:val="00D22FD2"/>
    <w:rsid w:val="00D23279"/>
    <w:rsid w:val="00D23B7B"/>
    <w:rsid w:val="00D2463E"/>
    <w:rsid w:val="00D246E9"/>
    <w:rsid w:val="00D24CA4"/>
    <w:rsid w:val="00D25263"/>
    <w:rsid w:val="00D25A30"/>
    <w:rsid w:val="00D25C65"/>
    <w:rsid w:val="00D25C8D"/>
    <w:rsid w:val="00D26151"/>
    <w:rsid w:val="00D262CB"/>
    <w:rsid w:val="00D26C4C"/>
    <w:rsid w:val="00D270AD"/>
    <w:rsid w:val="00D30A94"/>
    <w:rsid w:val="00D3196F"/>
    <w:rsid w:val="00D31CCB"/>
    <w:rsid w:val="00D328CD"/>
    <w:rsid w:val="00D3291D"/>
    <w:rsid w:val="00D32A50"/>
    <w:rsid w:val="00D33150"/>
    <w:rsid w:val="00D34174"/>
    <w:rsid w:val="00D3437D"/>
    <w:rsid w:val="00D3460B"/>
    <w:rsid w:val="00D359F3"/>
    <w:rsid w:val="00D36316"/>
    <w:rsid w:val="00D36819"/>
    <w:rsid w:val="00D36A11"/>
    <w:rsid w:val="00D3755C"/>
    <w:rsid w:val="00D3779A"/>
    <w:rsid w:val="00D4123D"/>
    <w:rsid w:val="00D41B3A"/>
    <w:rsid w:val="00D41F13"/>
    <w:rsid w:val="00D4272F"/>
    <w:rsid w:val="00D4362B"/>
    <w:rsid w:val="00D4362E"/>
    <w:rsid w:val="00D446D0"/>
    <w:rsid w:val="00D447C1"/>
    <w:rsid w:val="00D44A1B"/>
    <w:rsid w:val="00D44F5B"/>
    <w:rsid w:val="00D45AE0"/>
    <w:rsid w:val="00D45B0E"/>
    <w:rsid w:val="00D45BF5"/>
    <w:rsid w:val="00D45C53"/>
    <w:rsid w:val="00D460D1"/>
    <w:rsid w:val="00D46456"/>
    <w:rsid w:val="00D4762E"/>
    <w:rsid w:val="00D476E9"/>
    <w:rsid w:val="00D5077F"/>
    <w:rsid w:val="00D5094F"/>
    <w:rsid w:val="00D50B71"/>
    <w:rsid w:val="00D51132"/>
    <w:rsid w:val="00D51D34"/>
    <w:rsid w:val="00D51E8A"/>
    <w:rsid w:val="00D52BC7"/>
    <w:rsid w:val="00D52C95"/>
    <w:rsid w:val="00D52EC7"/>
    <w:rsid w:val="00D53115"/>
    <w:rsid w:val="00D53117"/>
    <w:rsid w:val="00D53521"/>
    <w:rsid w:val="00D537D1"/>
    <w:rsid w:val="00D53A7D"/>
    <w:rsid w:val="00D53D0D"/>
    <w:rsid w:val="00D54DE6"/>
    <w:rsid w:val="00D553DB"/>
    <w:rsid w:val="00D56CC4"/>
    <w:rsid w:val="00D56D3E"/>
    <w:rsid w:val="00D570DB"/>
    <w:rsid w:val="00D5715A"/>
    <w:rsid w:val="00D57194"/>
    <w:rsid w:val="00D5738D"/>
    <w:rsid w:val="00D579B6"/>
    <w:rsid w:val="00D57DBB"/>
    <w:rsid w:val="00D57E8E"/>
    <w:rsid w:val="00D608C9"/>
    <w:rsid w:val="00D610CA"/>
    <w:rsid w:val="00D6213B"/>
    <w:rsid w:val="00D623AA"/>
    <w:rsid w:val="00D62805"/>
    <w:rsid w:val="00D62877"/>
    <w:rsid w:val="00D62D60"/>
    <w:rsid w:val="00D63346"/>
    <w:rsid w:val="00D63689"/>
    <w:rsid w:val="00D63C7A"/>
    <w:rsid w:val="00D63D81"/>
    <w:rsid w:val="00D64018"/>
    <w:rsid w:val="00D643DD"/>
    <w:rsid w:val="00D6473F"/>
    <w:rsid w:val="00D6491F"/>
    <w:rsid w:val="00D64C00"/>
    <w:rsid w:val="00D64F57"/>
    <w:rsid w:val="00D65168"/>
    <w:rsid w:val="00D65229"/>
    <w:rsid w:val="00D672CE"/>
    <w:rsid w:val="00D67A54"/>
    <w:rsid w:val="00D67B7F"/>
    <w:rsid w:val="00D70534"/>
    <w:rsid w:val="00D70CA0"/>
    <w:rsid w:val="00D70F79"/>
    <w:rsid w:val="00D71464"/>
    <w:rsid w:val="00D7151E"/>
    <w:rsid w:val="00D71952"/>
    <w:rsid w:val="00D71DE4"/>
    <w:rsid w:val="00D72697"/>
    <w:rsid w:val="00D72B7B"/>
    <w:rsid w:val="00D734D9"/>
    <w:rsid w:val="00D7396E"/>
    <w:rsid w:val="00D748C5"/>
    <w:rsid w:val="00D74DAD"/>
    <w:rsid w:val="00D7541B"/>
    <w:rsid w:val="00D75CDE"/>
    <w:rsid w:val="00D76097"/>
    <w:rsid w:val="00D76ADD"/>
    <w:rsid w:val="00D7702E"/>
    <w:rsid w:val="00D7787D"/>
    <w:rsid w:val="00D77B57"/>
    <w:rsid w:val="00D77C84"/>
    <w:rsid w:val="00D77E46"/>
    <w:rsid w:val="00D77E53"/>
    <w:rsid w:val="00D77EE6"/>
    <w:rsid w:val="00D80DA3"/>
    <w:rsid w:val="00D80EA3"/>
    <w:rsid w:val="00D8121A"/>
    <w:rsid w:val="00D81A36"/>
    <w:rsid w:val="00D81E10"/>
    <w:rsid w:val="00D82202"/>
    <w:rsid w:val="00D82285"/>
    <w:rsid w:val="00D8250E"/>
    <w:rsid w:val="00D826C4"/>
    <w:rsid w:val="00D835F5"/>
    <w:rsid w:val="00D8383E"/>
    <w:rsid w:val="00D84EB9"/>
    <w:rsid w:val="00D85999"/>
    <w:rsid w:val="00D85A28"/>
    <w:rsid w:val="00D85B88"/>
    <w:rsid w:val="00D85BC1"/>
    <w:rsid w:val="00D85FBE"/>
    <w:rsid w:val="00D8660F"/>
    <w:rsid w:val="00D8666A"/>
    <w:rsid w:val="00D866D3"/>
    <w:rsid w:val="00D87155"/>
    <w:rsid w:val="00D8786C"/>
    <w:rsid w:val="00D87DD4"/>
    <w:rsid w:val="00D90BEA"/>
    <w:rsid w:val="00D91796"/>
    <w:rsid w:val="00D9201B"/>
    <w:rsid w:val="00D92285"/>
    <w:rsid w:val="00D9238D"/>
    <w:rsid w:val="00D92711"/>
    <w:rsid w:val="00D929BC"/>
    <w:rsid w:val="00D9321C"/>
    <w:rsid w:val="00D934CC"/>
    <w:rsid w:val="00D93A8E"/>
    <w:rsid w:val="00D93DD0"/>
    <w:rsid w:val="00D9463C"/>
    <w:rsid w:val="00D94FA0"/>
    <w:rsid w:val="00D9578B"/>
    <w:rsid w:val="00D95947"/>
    <w:rsid w:val="00D95AA6"/>
    <w:rsid w:val="00D965B3"/>
    <w:rsid w:val="00D96B4E"/>
    <w:rsid w:val="00D9710E"/>
    <w:rsid w:val="00D971AC"/>
    <w:rsid w:val="00D97ADE"/>
    <w:rsid w:val="00DA0CBD"/>
    <w:rsid w:val="00DA0F91"/>
    <w:rsid w:val="00DA0FEA"/>
    <w:rsid w:val="00DA14BF"/>
    <w:rsid w:val="00DA14C7"/>
    <w:rsid w:val="00DA165A"/>
    <w:rsid w:val="00DA1B04"/>
    <w:rsid w:val="00DA1C5F"/>
    <w:rsid w:val="00DA2138"/>
    <w:rsid w:val="00DA25DE"/>
    <w:rsid w:val="00DA2A6A"/>
    <w:rsid w:val="00DA2AAD"/>
    <w:rsid w:val="00DA32CA"/>
    <w:rsid w:val="00DA3915"/>
    <w:rsid w:val="00DA3CBA"/>
    <w:rsid w:val="00DA444F"/>
    <w:rsid w:val="00DA45C8"/>
    <w:rsid w:val="00DA5CD5"/>
    <w:rsid w:val="00DA5F59"/>
    <w:rsid w:val="00DA641C"/>
    <w:rsid w:val="00DA6822"/>
    <w:rsid w:val="00DA6C5F"/>
    <w:rsid w:val="00DA6C6B"/>
    <w:rsid w:val="00DA7A21"/>
    <w:rsid w:val="00DA7EC2"/>
    <w:rsid w:val="00DB01E4"/>
    <w:rsid w:val="00DB0882"/>
    <w:rsid w:val="00DB0A83"/>
    <w:rsid w:val="00DB0D6B"/>
    <w:rsid w:val="00DB0DE4"/>
    <w:rsid w:val="00DB0F3D"/>
    <w:rsid w:val="00DB1013"/>
    <w:rsid w:val="00DB188D"/>
    <w:rsid w:val="00DB1D10"/>
    <w:rsid w:val="00DB1D44"/>
    <w:rsid w:val="00DB2A44"/>
    <w:rsid w:val="00DB30B8"/>
    <w:rsid w:val="00DB311C"/>
    <w:rsid w:val="00DB347F"/>
    <w:rsid w:val="00DB381B"/>
    <w:rsid w:val="00DB3AB8"/>
    <w:rsid w:val="00DB482E"/>
    <w:rsid w:val="00DB4B51"/>
    <w:rsid w:val="00DB5272"/>
    <w:rsid w:val="00DB63C1"/>
    <w:rsid w:val="00DB6414"/>
    <w:rsid w:val="00DB67D0"/>
    <w:rsid w:val="00DB6A75"/>
    <w:rsid w:val="00DB6DDD"/>
    <w:rsid w:val="00DB6FA8"/>
    <w:rsid w:val="00DB76E2"/>
    <w:rsid w:val="00DB787A"/>
    <w:rsid w:val="00DB7D49"/>
    <w:rsid w:val="00DC0195"/>
    <w:rsid w:val="00DC081F"/>
    <w:rsid w:val="00DC0BB2"/>
    <w:rsid w:val="00DC1CE7"/>
    <w:rsid w:val="00DC2046"/>
    <w:rsid w:val="00DC2111"/>
    <w:rsid w:val="00DC2292"/>
    <w:rsid w:val="00DC22B3"/>
    <w:rsid w:val="00DC30DC"/>
    <w:rsid w:val="00DC314B"/>
    <w:rsid w:val="00DC31F0"/>
    <w:rsid w:val="00DC3CCA"/>
    <w:rsid w:val="00DC49C5"/>
    <w:rsid w:val="00DC4CFE"/>
    <w:rsid w:val="00DC5541"/>
    <w:rsid w:val="00DC7A9A"/>
    <w:rsid w:val="00DC7E60"/>
    <w:rsid w:val="00DD0E2C"/>
    <w:rsid w:val="00DD0EB6"/>
    <w:rsid w:val="00DD0F40"/>
    <w:rsid w:val="00DD1398"/>
    <w:rsid w:val="00DD1679"/>
    <w:rsid w:val="00DD1764"/>
    <w:rsid w:val="00DD1B35"/>
    <w:rsid w:val="00DD1BAA"/>
    <w:rsid w:val="00DD2144"/>
    <w:rsid w:val="00DD2478"/>
    <w:rsid w:val="00DD2871"/>
    <w:rsid w:val="00DD2CD8"/>
    <w:rsid w:val="00DD3C8F"/>
    <w:rsid w:val="00DD44B2"/>
    <w:rsid w:val="00DD5112"/>
    <w:rsid w:val="00DD5DAB"/>
    <w:rsid w:val="00DD6472"/>
    <w:rsid w:val="00DD69AD"/>
    <w:rsid w:val="00DD6A66"/>
    <w:rsid w:val="00DD7138"/>
    <w:rsid w:val="00DD7343"/>
    <w:rsid w:val="00DD7631"/>
    <w:rsid w:val="00DD7E7B"/>
    <w:rsid w:val="00DE0092"/>
    <w:rsid w:val="00DE05F0"/>
    <w:rsid w:val="00DE0611"/>
    <w:rsid w:val="00DE0DCA"/>
    <w:rsid w:val="00DE20B1"/>
    <w:rsid w:val="00DE2B85"/>
    <w:rsid w:val="00DE3562"/>
    <w:rsid w:val="00DE3680"/>
    <w:rsid w:val="00DE3883"/>
    <w:rsid w:val="00DE4044"/>
    <w:rsid w:val="00DE4C47"/>
    <w:rsid w:val="00DE5912"/>
    <w:rsid w:val="00DE6389"/>
    <w:rsid w:val="00DE68A1"/>
    <w:rsid w:val="00DE6BF2"/>
    <w:rsid w:val="00DE6C20"/>
    <w:rsid w:val="00DE6DE3"/>
    <w:rsid w:val="00DE7366"/>
    <w:rsid w:val="00DE76E6"/>
    <w:rsid w:val="00DE7D6D"/>
    <w:rsid w:val="00DF0879"/>
    <w:rsid w:val="00DF0AC3"/>
    <w:rsid w:val="00DF0B8E"/>
    <w:rsid w:val="00DF1A14"/>
    <w:rsid w:val="00DF1B16"/>
    <w:rsid w:val="00DF26E1"/>
    <w:rsid w:val="00DF2D77"/>
    <w:rsid w:val="00DF3186"/>
    <w:rsid w:val="00DF3517"/>
    <w:rsid w:val="00DF362F"/>
    <w:rsid w:val="00DF3A3D"/>
    <w:rsid w:val="00DF3BF9"/>
    <w:rsid w:val="00DF3E40"/>
    <w:rsid w:val="00DF4331"/>
    <w:rsid w:val="00DF4C2F"/>
    <w:rsid w:val="00DF4C47"/>
    <w:rsid w:val="00DF4E14"/>
    <w:rsid w:val="00DF5638"/>
    <w:rsid w:val="00DF5819"/>
    <w:rsid w:val="00DF5D8D"/>
    <w:rsid w:val="00DF6393"/>
    <w:rsid w:val="00DF69B8"/>
    <w:rsid w:val="00DF71BC"/>
    <w:rsid w:val="00DF724A"/>
    <w:rsid w:val="00DF76E4"/>
    <w:rsid w:val="00E000B1"/>
    <w:rsid w:val="00E00FE9"/>
    <w:rsid w:val="00E01991"/>
    <w:rsid w:val="00E034B8"/>
    <w:rsid w:val="00E04AE2"/>
    <w:rsid w:val="00E04FF6"/>
    <w:rsid w:val="00E05125"/>
    <w:rsid w:val="00E05396"/>
    <w:rsid w:val="00E06923"/>
    <w:rsid w:val="00E06ADB"/>
    <w:rsid w:val="00E06BEF"/>
    <w:rsid w:val="00E06E85"/>
    <w:rsid w:val="00E07010"/>
    <w:rsid w:val="00E078CE"/>
    <w:rsid w:val="00E07B74"/>
    <w:rsid w:val="00E100FD"/>
    <w:rsid w:val="00E102D1"/>
    <w:rsid w:val="00E11238"/>
    <w:rsid w:val="00E113F9"/>
    <w:rsid w:val="00E1186E"/>
    <w:rsid w:val="00E11A9C"/>
    <w:rsid w:val="00E11CAA"/>
    <w:rsid w:val="00E11EF6"/>
    <w:rsid w:val="00E12664"/>
    <w:rsid w:val="00E1284F"/>
    <w:rsid w:val="00E13B13"/>
    <w:rsid w:val="00E13C08"/>
    <w:rsid w:val="00E13D7C"/>
    <w:rsid w:val="00E13E78"/>
    <w:rsid w:val="00E13F46"/>
    <w:rsid w:val="00E14166"/>
    <w:rsid w:val="00E141DD"/>
    <w:rsid w:val="00E14605"/>
    <w:rsid w:val="00E14A59"/>
    <w:rsid w:val="00E14F77"/>
    <w:rsid w:val="00E14F98"/>
    <w:rsid w:val="00E156FE"/>
    <w:rsid w:val="00E1600D"/>
    <w:rsid w:val="00E170EE"/>
    <w:rsid w:val="00E1780E"/>
    <w:rsid w:val="00E179A3"/>
    <w:rsid w:val="00E207E2"/>
    <w:rsid w:val="00E20919"/>
    <w:rsid w:val="00E20C89"/>
    <w:rsid w:val="00E21242"/>
    <w:rsid w:val="00E21B8F"/>
    <w:rsid w:val="00E21D8F"/>
    <w:rsid w:val="00E22704"/>
    <w:rsid w:val="00E22C79"/>
    <w:rsid w:val="00E23897"/>
    <w:rsid w:val="00E23E22"/>
    <w:rsid w:val="00E245B6"/>
    <w:rsid w:val="00E2510D"/>
    <w:rsid w:val="00E2521C"/>
    <w:rsid w:val="00E25307"/>
    <w:rsid w:val="00E2537A"/>
    <w:rsid w:val="00E253B7"/>
    <w:rsid w:val="00E253FC"/>
    <w:rsid w:val="00E25429"/>
    <w:rsid w:val="00E254F9"/>
    <w:rsid w:val="00E25855"/>
    <w:rsid w:val="00E26112"/>
    <w:rsid w:val="00E2682D"/>
    <w:rsid w:val="00E26A52"/>
    <w:rsid w:val="00E311FF"/>
    <w:rsid w:val="00E314A7"/>
    <w:rsid w:val="00E31852"/>
    <w:rsid w:val="00E3202C"/>
    <w:rsid w:val="00E32691"/>
    <w:rsid w:val="00E32B4D"/>
    <w:rsid w:val="00E32C04"/>
    <w:rsid w:val="00E3318D"/>
    <w:rsid w:val="00E331E7"/>
    <w:rsid w:val="00E33438"/>
    <w:rsid w:val="00E33969"/>
    <w:rsid w:val="00E33C08"/>
    <w:rsid w:val="00E33FEF"/>
    <w:rsid w:val="00E34497"/>
    <w:rsid w:val="00E34C40"/>
    <w:rsid w:val="00E34E33"/>
    <w:rsid w:val="00E356E3"/>
    <w:rsid w:val="00E3585E"/>
    <w:rsid w:val="00E358FE"/>
    <w:rsid w:val="00E35BCB"/>
    <w:rsid w:val="00E368F6"/>
    <w:rsid w:val="00E36BC9"/>
    <w:rsid w:val="00E36E37"/>
    <w:rsid w:val="00E372FF"/>
    <w:rsid w:val="00E37892"/>
    <w:rsid w:val="00E37B42"/>
    <w:rsid w:val="00E37E0B"/>
    <w:rsid w:val="00E40289"/>
    <w:rsid w:val="00E406D5"/>
    <w:rsid w:val="00E407E5"/>
    <w:rsid w:val="00E40AA1"/>
    <w:rsid w:val="00E40D0C"/>
    <w:rsid w:val="00E41452"/>
    <w:rsid w:val="00E42269"/>
    <w:rsid w:val="00E425D3"/>
    <w:rsid w:val="00E426A3"/>
    <w:rsid w:val="00E42E23"/>
    <w:rsid w:val="00E4359A"/>
    <w:rsid w:val="00E43674"/>
    <w:rsid w:val="00E43974"/>
    <w:rsid w:val="00E43BC5"/>
    <w:rsid w:val="00E4430B"/>
    <w:rsid w:val="00E45135"/>
    <w:rsid w:val="00E45BA5"/>
    <w:rsid w:val="00E46354"/>
    <w:rsid w:val="00E46C27"/>
    <w:rsid w:val="00E46ECE"/>
    <w:rsid w:val="00E47009"/>
    <w:rsid w:val="00E47870"/>
    <w:rsid w:val="00E47C11"/>
    <w:rsid w:val="00E5010A"/>
    <w:rsid w:val="00E501A2"/>
    <w:rsid w:val="00E50AC2"/>
    <w:rsid w:val="00E50E05"/>
    <w:rsid w:val="00E51591"/>
    <w:rsid w:val="00E52803"/>
    <w:rsid w:val="00E52E80"/>
    <w:rsid w:val="00E532DF"/>
    <w:rsid w:val="00E53908"/>
    <w:rsid w:val="00E53A88"/>
    <w:rsid w:val="00E543CA"/>
    <w:rsid w:val="00E54838"/>
    <w:rsid w:val="00E54DAD"/>
    <w:rsid w:val="00E550B7"/>
    <w:rsid w:val="00E554E5"/>
    <w:rsid w:val="00E556CC"/>
    <w:rsid w:val="00E557E7"/>
    <w:rsid w:val="00E55CCA"/>
    <w:rsid w:val="00E563A2"/>
    <w:rsid w:val="00E56F15"/>
    <w:rsid w:val="00E56F27"/>
    <w:rsid w:val="00E57303"/>
    <w:rsid w:val="00E60642"/>
    <w:rsid w:val="00E61BAE"/>
    <w:rsid w:val="00E624A9"/>
    <w:rsid w:val="00E63316"/>
    <w:rsid w:val="00E6375A"/>
    <w:rsid w:val="00E63BB4"/>
    <w:rsid w:val="00E63C81"/>
    <w:rsid w:val="00E63FB5"/>
    <w:rsid w:val="00E6407F"/>
    <w:rsid w:val="00E64755"/>
    <w:rsid w:val="00E64A49"/>
    <w:rsid w:val="00E6508F"/>
    <w:rsid w:val="00E65C86"/>
    <w:rsid w:val="00E65D56"/>
    <w:rsid w:val="00E6620D"/>
    <w:rsid w:val="00E66249"/>
    <w:rsid w:val="00E6715D"/>
    <w:rsid w:val="00E676E3"/>
    <w:rsid w:val="00E6790A"/>
    <w:rsid w:val="00E67DA9"/>
    <w:rsid w:val="00E70B6A"/>
    <w:rsid w:val="00E7155F"/>
    <w:rsid w:val="00E71583"/>
    <w:rsid w:val="00E718FD"/>
    <w:rsid w:val="00E72281"/>
    <w:rsid w:val="00E726E1"/>
    <w:rsid w:val="00E72760"/>
    <w:rsid w:val="00E72DEF"/>
    <w:rsid w:val="00E72F26"/>
    <w:rsid w:val="00E73425"/>
    <w:rsid w:val="00E73853"/>
    <w:rsid w:val="00E74362"/>
    <w:rsid w:val="00E746F5"/>
    <w:rsid w:val="00E74D22"/>
    <w:rsid w:val="00E74F51"/>
    <w:rsid w:val="00E756C4"/>
    <w:rsid w:val="00E75AD8"/>
    <w:rsid w:val="00E75C9A"/>
    <w:rsid w:val="00E764F9"/>
    <w:rsid w:val="00E7671D"/>
    <w:rsid w:val="00E768D6"/>
    <w:rsid w:val="00E76AEE"/>
    <w:rsid w:val="00E76DB4"/>
    <w:rsid w:val="00E77563"/>
    <w:rsid w:val="00E77C1A"/>
    <w:rsid w:val="00E77DB2"/>
    <w:rsid w:val="00E80A65"/>
    <w:rsid w:val="00E81645"/>
    <w:rsid w:val="00E81827"/>
    <w:rsid w:val="00E81E0B"/>
    <w:rsid w:val="00E8211D"/>
    <w:rsid w:val="00E82275"/>
    <w:rsid w:val="00E82E28"/>
    <w:rsid w:val="00E832EF"/>
    <w:rsid w:val="00E838ED"/>
    <w:rsid w:val="00E83E4C"/>
    <w:rsid w:val="00E843B6"/>
    <w:rsid w:val="00E84BC6"/>
    <w:rsid w:val="00E85588"/>
    <w:rsid w:val="00E85725"/>
    <w:rsid w:val="00E86413"/>
    <w:rsid w:val="00E864E5"/>
    <w:rsid w:val="00E8658A"/>
    <w:rsid w:val="00E87259"/>
    <w:rsid w:val="00E87462"/>
    <w:rsid w:val="00E87566"/>
    <w:rsid w:val="00E876DF"/>
    <w:rsid w:val="00E87AB8"/>
    <w:rsid w:val="00E87D62"/>
    <w:rsid w:val="00E90D7B"/>
    <w:rsid w:val="00E91624"/>
    <w:rsid w:val="00E91E9D"/>
    <w:rsid w:val="00E92F83"/>
    <w:rsid w:val="00E932C7"/>
    <w:rsid w:val="00E95181"/>
    <w:rsid w:val="00E9544C"/>
    <w:rsid w:val="00E9580F"/>
    <w:rsid w:val="00E95E9D"/>
    <w:rsid w:val="00E96798"/>
    <w:rsid w:val="00E97625"/>
    <w:rsid w:val="00E976F7"/>
    <w:rsid w:val="00E97A6E"/>
    <w:rsid w:val="00E97A88"/>
    <w:rsid w:val="00E97B7E"/>
    <w:rsid w:val="00E97C46"/>
    <w:rsid w:val="00E97D5E"/>
    <w:rsid w:val="00EA0083"/>
    <w:rsid w:val="00EA122C"/>
    <w:rsid w:val="00EA1A27"/>
    <w:rsid w:val="00EA1FAD"/>
    <w:rsid w:val="00EA2147"/>
    <w:rsid w:val="00EA2858"/>
    <w:rsid w:val="00EA31A4"/>
    <w:rsid w:val="00EA3E3B"/>
    <w:rsid w:val="00EA43C3"/>
    <w:rsid w:val="00EA4554"/>
    <w:rsid w:val="00EA4E3E"/>
    <w:rsid w:val="00EA5552"/>
    <w:rsid w:val="00EA575E"/>
    <w:rsid w:val="00EA587E"/>
    <w:rsid w:val="00EA5AC1"/>
    <w:rsid w:val="00EA5F78"/>
    <w:rsid w:val="00EA6391"/>
    <w:rsid w:val="00EA79E1"/>
    <w:rsid w:val="00EA7CB5"/>
    <w:rsid w:val="00EA7EAE"/>
    <w:rsid w:val="00EA7F25"/>
    <w:rsid w:val="00EB04E6"/>
    <w:rsid w:val="00EB0A72"/>
    <w:rsid w:val="00EB1053"/>
    <w:rsid w:val="00EB14B9"/>
    <w:rsid w:val="00EB1727"/>
    <w:rsid w:val="00EB1BC2"/>
    <w:rsid w:val="00EB1C86"/>
    <w:rsid w:val="00EB28A0"/>
    <w:rsid w:val="00EB2ABE"/>
    <w:rsid w:val="00EB312A"/>
    <w:rsid w:val="00EB392A"/>
    <w:rsid w:val="00EB3B8C"/>
    <w:rsid w:val="00EB3E4D"/>
    <w:rsid w:val="00EB42BF"/>
    <w:rsid w:val="00EB4407"/>
    <w:rsid w:val="00EB4C13"/>
    <w:rsid w:val="00EB4D57"/>
    <w:rsid w:val="00EB4F89"/>
    <w:rsid w:val="00EB50A7"/>
    <w:rsid w:val="00EB53E6"/>
    <w:rsid w:val="00EB5B19"/>
    <w:rsid w:val="00EB5CF0"/>
    <w:rsid w:val="00EB6785"/>
    <w:rsid w:val="00EB6BDC"/>
    <w:rsid w:val="00EB700D"/>
    <w:rsid w:val="00EC036D"/>
    <w:rsid w:val="00EC042D"/>
    <w:rsid w:val="00EC0AB7"/>
    <w:rsid w:val="00EC0D8D"/>
    <w:rsid w:val="00EC183D"/>
    <w:rsid w:val="00EC211E"/>
    <w:rsid w:val="00EC2481"/>
    <w:rsid w:val="00EC30FB"/>
    <w:rsid w:val="00EC38F0"/>
    <w:rsid w:val="00EC4C30"/>
    <w:rsid w:val="00EC55A0"/>
    <w:rsid w:val="00EC56B2"/>
    <w:rsid w:val="00EC5943"/>
    <w:rsid w:val="00EC59E6"/>
    <w:rsid w:val="00EC5F4A"/>
    <w:rsid w:val="00EC630C"/>
    <w:rsid w:val="00EC665D"/>
    <w:rsid w:val="00EC67B8"/>
    <w:rsid w:val="00EC6BAA"/>
    <w:rsid w:val="00EC70FB"/>
    <w:rsid w:val="00EC71EA"/>
    <w:rsid w:val="00EC7220"/>
    <w:rsid w:val="00EC7F56"/>
    <w:rsid w:val="00ED0176"/>
    <w:rsid w:val="00ED0342"/>
    <w:rsid w:val="00ED0FFB"/>
    <w:rsid w:val="00ED1125"/>
    <w:rsid w:val="00ED184A"/>
    <w:rsid w:val="00ED1A76"/>
    <w:rsid w:val="00ED3725"/>
    <w:rsid w:val="00ED5135"/>
    <w:rsid w:val="00ED5BFB"/>
    <w:rsid w:val="00ED5D83"/>
    <w:rsid w:val="00ED600B"/>
    <w:rsid w:val="00ED6130"/>
    <w:rsid w:val="00ED69B9"/>
    <w:rsid w:val="00ED6F7D"/>
    <w:rsid w:val="00ED70F9"/>
    <w:rsid w:val="00ED7624"/>
    <w:rsid w:val="00EE0372"/>
    <w:rsid w:val="00EE0BCC"/>
    <w:rsid w:val="00EE0E3D"/>
    <w:rsid w:val="00EE111A"/>
    <w:rsid w:val="00EE17A4"/>
    <w:rsid w:val="00EE1D73"/>
    <w:rsid w:val="00EE1EC0"/>
    <w:rsid w:val="00EE21B8"/>
    <w:rsid w:val="00EE2283"/>
    <w:rsid w:val="00EE2398"/>
    <w:rsid w:val="00EE32B9"/>
    <w:rsid w:val="00EE3902"/>
    <w:rsid w:val="00EE5427"/>
    <w:rsid w:val="00EE54A2"/>
    <w:rsid w:val="00EE5927"/>
    <w:rsid w:val="00EE5EEC"/>
    <w:rsid w:val="00EE60D0"/>
    <w:rsid w:val="00EE6588"/>
    <w:rsid w:val="00EE662E"/>
    <w:rsid w:val="00EE6A53"/>
    <w:rsid w:val="00EE6BF4"/>
    <w:rsid w:val="00EE6D1B"/>
    <w:rsid w:val="00EE75A5"/>
    <w:rsid w:val="00EE79E7"/>
    <w:rsid w:val="00EE7E5A"/>
    <w:rsid w:val="00EF00AD"/>
    <w:rsid w:val="00EF0A90"/>
    <w:rsid w:val="00EF0DAF"/>
    <w:rsid w:val="00EF1312"/>
    <w:rsid w:val="00EF1404"/>
    <w:rsid w:val="00EF148A"/>
    <w:rsid w:val="00EF1664"/>
    <w:rsid w:val="00EF183A"/>
    <w:rsid w:val="00EF237A"/>
    <w:rsid w:val="00EF2852"/>
    <w:rsid w:val="00EF29E8"/>
    <w:rsid w:val="00EF3AE6"/>
    <w:rsid w:val="00EF3C5F"/>
    <w:rsid w:val="00EF3D8F"/>
    <w:rsid w:val="00EF41AA"/>
    <w:rsid w:val="00EF4A8B"/>
    <w:rsid w:val="00EF548A"/>
    <w:rsid w:val="00EF5931"/>
    <w:rsid w:val="00EF5CE3"/>
    <w:rsid w:val="00EF645C"/>
    <w:rsid w:val="00EF6A10"/>
    <w:rsid w:val="00EF6F43"/>
    <w:rsid w:val="00F00F57"/>
    <w:rsid w:val="00F01B5F"/>
    <w:rsid w:val="00F01BF6"/>
    <w:rsid w:val="00F01EF0"/>
    <w:rsid w:val="00F02295"/>
    <w:rsid w:val="00F02302"/>
    <w:rsid w:val="00F02498"/>
    <w:rsid w:val="00F0272E"/>
    <w:rsid w:val="00F028FF"/>
    <w:rsid w:val="00F02A67"/>
    <w:rsid w:val="00F032ED"/>
    <w:rsid w:val="00F03804"/>
    <w:rsid w:val="00F03BA1"/>
    <w:rsid w:val="00F055FD"/>
    <w:rsid w:val="00F05986"/>
    <w:rsid w:val="00F05B0E"/>
    <w:rsid w:val="00F05D89"/>
    <w:rsid w:val="00F05FD5"/>
    <w:rsid w:val="00F0635C"/>
    <w:rsid w:val="00F076C9"/>
    <w:rsid w:val="00F076D5"/>
    <w:rsid w:val="00F078BE"/>
    <w:rsid w:val="00F07BCA"/>
    <w:rsid w:val="00F10774"/>
    <w:rsid w:val="00F10F32"/>
    <w:rsid w:val="00F110AB"/>
    <w:rsid w:val="00F11575"/>
    <w:rsid w:val="00F117FC"/>
    <w:rsid w:val="00F11FD9"/>
    <w:rsid w:val="00F1207D"/>
    <w:rsid w:val="00F12519"/>
    <w:rsid w:val="00F1258A"/>
    <w:rsid w:val="00F126DC"/>
    <w:rsid w:val="00F12B7E"/>
    <w:rsid w:val="00F12E1F"/>
    <w:rsid w:val="00F13896"/>
    <w:rsid w:val="00F1409B"/>
    <w:rsid w:val="00F143E3"/>
    <w:rsid w:val="00F144FD"/>
    <w:rsid w:val="00F14C03"/>
    <w:rsid w:val="00F14D16"/>
    <w:rsid w:val="00F15275"/>
    <w:rsid w:val="00F153E0"/>
    <w:rsid w:val="00F15747"/>
    <w:rsid w:val="00F15BE5"/>
    <w:rsid w:val="00F1601E"/>
    <w:rsid w:val="00F164FD"/>
    <w:rsid w:val="00F16829"/>
    <w:rsid w:val="00F16E80"/>
    <w:rsid w:val="00F17827"/>
    <w:rsid w:val="00F1783D"/>
    <w:rsid w:val="00F178A7"/>
    <w:rsid w:val="00F17906"/>
    <w:rsid w:val="00F1791B"/>
    <w:rsid w:val="00F17B0D"/>
    <w:rsid w:val="00F221EF"/>
    <w:rsid w:val="00F2275D"/>
    <w:rsid w:val="00F23740"/>
    <w:rsid w:val="00F237CF"/>
    <w:rsid w:val="00F23BF2"/>
    <w:rsid w:val="00F2415B"/>
    <w:rsid w:val="00F24B64"/>
    <w:rsid w:val="00F24FBA"/>
    <w:rsid w:val="00F26A9D"/>
    <w:rsid w:val="00F26BE0"/>
    <w:rsid w:val="00F27511"/>
    <w:rsid w:val="00F275BB"/>
    <w:rsid w:val="00F2769C"/>
    <w:rsid w:val="00F278F5"/>
    <w:rsid w:val="00F27948"/>
    <w:rsid w:val="00F27AB4"/>
    <w:rsid w:val="00F3018E"/>
    <w:rsid w:val="00F307EA"/>
    <w:rsid w:val="00F30832"/>
    <w:rsid w:val="00F30A44"/>
    <w:rsid w:val="00F311E3"/>
    <w:rsid w:val="00F328B0"/>
    <w:rsid w:val="00F32CB9"/>
    <w:rsid w:val="00F3304F"/>
    <w:rsid w:val="00F334CE"/>
    <w:rsid w:val="00F338D9"/>
    <w:rsid w:val="00F3438B"/>
    <w:rsid w:val="00F343D0"/>
    <w:rsid w:val="00F34759"/>
    <w:rsid w:val="00F3491D"/>
    <w:rsid w:val="00F3498C"/>
    <w:rsid w:val="00F34F54"/>
    <w:rsid w:val="00F35576"/>
    <w:rsid w:val="00F35674"/>
    <w:rsid w:val="00F35785"/>
    <w:rsid w:val="00F35A6B"/>
    <w:rsid w:val="00F35ABF"/>
    <w:rsid w:val="00F35CF8"/>
    <w:rsid w:val="00F35E5B"/>
    <w:rsid w:val="00F36287"/>
    <w:rsid w:val="00F367A7"/>
    <w:rsid w:val="00F40308"/>
    <w:rsid w:val="00F40C4C"/>
    <w:rsid w:val="00F41FAC"/>
    <w:rsid w:val="00F42068"/>
    <w:rsid w:val="00F42ACA"/>
    <w:rsid w:val="00F43104"/>
    <w:rsid w:val="00F433FC"/>
    <w:rsid w:val="00F4395B"/>
    <w:rsid w:val="00F43EFC"/>
    <w:rsid w:val="00F4415F"/>
    <w:rsid w:val="00F4423F"/>
    <w:rsid w:val="00F449A7"/>
    <w:rsid w:val="00F44FAE"/>
    <w:rsid w:val="00F4588F"/>
    <w:rsid w:val="00F45D28"/>
    <w:rsid w:val="00F45DB3"/>
    <w:rsid w:val="00F4626D"/>
    <w:rsid w:val="00F46C24"/>
    <w:rsid w:val="00F47155"/>
    <w:rsid w:val="00F47187"/>
    <w:rsid w:val="00F476CA"/>
    <w:rsid w:val="00F47FB0"/>
    <w:rsid w:val="00F508AC"/>
    <w:rsid w:val="00F5113A"/>
    <w:rsid w:val="00F525DB"/>
    <w:rsid w:val="00F52973"/>
    <w:rsid w:val="00F5317D"/>
    <w:rsid w:val="00F5333E"/>
    <w:rsid w:val="00F535E7"/>
    <w:rsid w:val="00F53F3D"/>
    <w:rsid w:val="00F549B6"/>
    <w:rsid w:val="00F54CF5"/>
    <w:rsid w:val="00F54EEF"/>
    <w:rsid w:val="00F55565"/>
    <w:rsid w:val="00F55EDD"/>
    <w:rsid w:val="00F5689D"/>
    <w:rsid w:val="00F57370"/>
    <w:rsid w:val="00F5749F"/>
    <w:rsid w:val="00F5786C"/>
    <w:rsid w:val="00F57B32"/>
    <w:rsid w:val="00F57B78"/>
    <w:rsid w:val="00F57CB4"/>
    <w:rsid w:val="00F57D7E"/>
    <w:rsid w:val="00F600AD"/>
    <w:rsid w:val="00F606A6"/>
    <w:rsid w:val="00F61A40"/>
    <w:rsid w:val="00F61C88"/>
    <w:rsid w:val="00F6249B"/>
    <w:rsid w:val="00F625F7"/>
    <w:rsid w:val="00F62939"/>
    <w:rsid w:val="00F62B7B"/>
    <w:rsid w:val="00F62F73"/>
    <w:rsid w:val="00F632B8"/>
    <w:rsid w:val="00F63367"/>
    <w:rsid w:val="00F63554"/>
    <w:rsid w:val="00F63EA3"/>
    <w:rsid w:val="00F63F59"/>
    <w:rsid w:val="00F64761"/>
    <w:rsid w:val="00F64FE3"/>
    <w:rsid w:val="00F650B4"/>
    <w:rsid w:val="00F65749"/>
    <w:rsid w:val="00F66A7C"/>
    <w:rsid w:val="00F66B6B"/>
    <w:rsid w:val="00F671A8"/>
    <w:rsid w:val="00F671B8"/>
    <w:rsid w:val="00F671EE"/>
    <w:rsid w:val="00F67915"/>
    <w:rsid w:val="00F704A5"/>
    <w:rsid w:val="00F70BDA"/>
    <w:rsid w:val="00F7120E"/>
    <w:rsid w:val="00F71252"/>
    <w:rsid w:val="00F7126C"/>
    <w:rsid w:val="00F712A0"/>
    <w:rsid w:val="00F71C14"/>
    <w:rsid w:val="00F71C6B"/>
    <w:rsid w:val="00F71EB8"/>
    <w:rsid w:val="00F71FC4"/>
    <w:rsid w:val="00F725CF"/>
    <w:rsid w:val="00F725F1"/>
    <w:rsid w:val="00F72650"/>
    <w:rsid w:val="00F72BAC"/>
    <w:rsid w:val="00F72C89"/>
    <w:rsid w:val="00F72E16"/>
    <w:rsid w:val="00F735F0"/>
    <w:rsid w:val="00F73903"/>
    <w:rsid w:val="00F7394B"/>
    <w:rsid w:val="00F73B23"/>
    <w:rsid w:val="00F73DF2"/>
    <w:rsid w:val="00F74944"/>
    <w:rsid w:val="00F74C01"/>
    <w:rsid w:val="00F74D57"/>
    <w:rsid w:val="00F74EDA"/>
    <w:rsid w:val="00F75994"/>
    <w:rsid w:val="00F759F1"/>
    <w:rsid w:val="00F765A7"/>
    <w:rsid w:val="00F767EF"/>
    <w:rsid w:val="00F76A3B"/>
    <w:rsid w:val="00F76A7C"/>
    <w:rsid w:val="00F76DCA"/>
    <w:rsid w:val="00F7723F"/>
    <w:rsid w:val="00F800BA"/>
    <w:rsid w:val="00F80C74"/>
    <w:rsid w:val="00F80E83"/>
    <w:rsid w:val="00F812DB"/>
    <w:rsid w:val="00F81C7A"/>
    <w:rsid w:val="00F81CEF"/>
    <w:rsid w:val="00F82677"/>
    <w:rsid w:val="00F82ED4"/>
    <w:rsid w:val="00F839CD"/>
    <w:rsid w:val="00F8407E"/>
    <w:rsid w:val="00F84CBC"/>
    <w:rsid w:val="00F85287"/>
    <w:rsid w:val="00F85337"/>
    <w:rsid w:val="00F857FD"/>
    <w:rsid w:val="00F86263"/>
    <w:rsid w:val="00F86768"/>
    <w:rsid w:val="00F86B4D"/>
    <w:rsid w:val="00F90FDE"/>
    <w:rsid w:val="00F91146"/>
    <w:rsid w:val="00F912CC"/>
    <w:rsid w:val="00F926C5"/>
    <w:rsid w:val="00F92873"/>
    <w:rsid w:val="00F928B9"/>
    <w:rsid w:val="00F92A8D"/>
    <w:rsid w:val="00F9319D"/>
    <w:rsid w:val="00F9328C"/>
    <w:rsid w:val="00F93360"/>
    <w:rsid w:val="00F93AEE"/>
    <w:rsid w:val="00F94A8A"/>
    <w:rsid w:val="00F954BF"/>
    <w:rsid w:val="00F95BF2"/>
    <w:rsid w:val="00F96E45"/>
    <w:rsid w:val="00F97431"/>
    <w:rsid w:val="00F977B4"/>
    <w:rsid w:val="00F9797A"/>
    <w:rsid w:val="00F97EFE"/>
    <w:rsid w:val="00FA07E5"/>
    <w:rsid w:val="00FA1222"/>
    <w:rsid w:val="00FA132D"/>
    <w:rsid w:val="00FA1FA7"/>
    <w:rsid w:val="00FA203A"/>
    <w:rsid w:val="00FA21AD"/>
    <w:rsid w:val="00FA2570"/>
    <w:rsid w:val="00FA28E5"/>
    <w:rsid w:val="00FA3009"/>
    <w:rsid w:val="00FA3615"/>
    <w:rsid w:val="00FA3C90"/>
    <w:rsid w:val="00FA597E"/>
    <w:rsid w:val="00FA5D74"/>
    <w:rsid w:val="00FA5FCE"/>
    <w:rsid w:val="00FA619A"/>
    <w:rsid w:val="00FA66B0"/>
    <w:rsid w:val="00FA670F"/>
    <w:rsid w:val="00FA6BB6"/>
    <w:rsid w:val="00FA7190"/>
    <w:rsid w:val="00FA7D34"/>
    <w:rsid w:val="00FB011A"/>
    <w:rsid w:val="00FB08C4"/>
    <w:rsid w:val="00FB09CC"/>
    <w:rsid w:val="00FB0A55"/>
    <w:rsid w:val="00FB103D"/>
    <w:rsid w:val="00FB15A6"/>
    <w:rsid w:val="00FB18F6"/>
    <w:rsid w:val="00FB1C0B"/>
    <w:rsid w:val="00FB1ED3"/>
    <w:rsid w:val="00FB240B"/>
    <w:rsid w:val="00FB28B1"/>
    <w:rsid w:val="00FB2B5D"/>
    <w:rsid w:val="00FB2EE3"/>
    <w:rsid w:val="00FB327F"/>
    <w:rsid w:val="00FB3E31"/>
    <w:rsid w:val="00FB4E56"/>
    <w:rsid w:val="00FB59F3"/>
    <w:rsid w:val="00FB5CBE"/>
    <w:rsid w:val="00FB6BDD"/>
    <w:rsid w:val="00FB76D3"/>
    <w:rsid w:val="00FB7E74"/>
    <w:rsid w:val="00FC00D6"/>
    <w:rsid w:val="00FC01DE"/>
    <w:rsid w:val="00FC08D8"/>
    <w:rsid w:val="00FC0C20"/>
    <w:rsid w:val="00FC194A"/>
    <w:rsid w:val="00FC19A4"/>
    <w:rsid w:val="00FC1BA6"/>
    <w:rsid w:val="00FC21D6"/>
    <w:rsid w:val="00FC2411"/>
    <w:rsid w:val="00FC243D"/>
    <w:rsid w:val="00FC297C"/>
    <w:rsid w:val="00FC2B7F"/>
    <w:rsid w:val="00FC3217"/>
    <w:rsid w:val="00FC4D92"/>
    <w:rsid w:val="00FC514D"/>
    <w:rsid w:val="00FC5421"/>
    <w:rsid w:val="00FC591B"/>
    <w:rsid w:val="00FC5F04"/>
    <w:rsid w:val="00FC6020"/>
    <w:rsid w:val="00FC6A02"/>
    <w:rsid w:val="00FC6F99"/>
    <w:rsid w:val="00FC7181"/>
    <w:rsid w:val="00FC7621"/>
    <w:rsid w:val="00FC787E"/>
    <w:rsid w:val="00FC78B4"/>
    <w:rsid w:val="00FC7A36"/>
    <w:rsid w:val="00FD03D0"/>
    <w:rsid w:val="00FD08FE"/>
    <w:rsid w:val="00FD0F7B"/>
    <w:rsid w:val="00FD1991"/>
    <w:rsid w:val="00FD1DDB"/>
    <w:rsid w:val="00FD20AB"/>
    <w:rsid w:val="00FD21AA"/>
    <w:rsid w:val="00FD21CD"/>
    <w:rsid w:val="00FD26C4"/>
    <w:rsid w:val="00FD38BB"/>
    <w:rsid w:val="00FD3B2A"/>
    <w:rsid w:val="00FD3BFF"/>
    <w:rsid w:val="00FD3F97"/>
    <w:rsid w:val="00FD4ABD"/>
    <w:rsid w:val="00FD4BAA"/>
    <w:rsid w:val="00FD4CF9"/>
    <w:rsid w:val="00FD4E2A"/>
    <w:rsid w:val="00FD610B"/>
    <w:rsid w:val="00FD61AA"/>
    <w:rsid w:val="00FD7BDB"/>
    <w:rsid w:val="00FD7E82"/>
    <w:rsid w:val="00FE0119"/>
    <w:rsid w:val="00FE0381"/>
    <w:rsid w:val="00FE1139"/>
    <w:rsid w:val="00FE116A"/>
    <w:rsid w:val="00FE1BC6"/>
    <w:rsid w:val="00FE2229"/>
    <w:rsid w:val="00FE238E"/>
    <w:rsid w:val="00FE25CC"/>
    <w:rsid w:val="00FE2D71"/>
    <w:rsid w:val="00FE3143"/>
    <w:rsid w:val="00FE3845"/>
    <w:rsid w:val="00FE3F1D"/>
    <w:rsid w:val="00FE4BD3"/>
    <w:rsid w:val="00FE4E33"/>
    <w:rsid w:val="00FE5631"/>
    <w:rsid w:val="00FE57B4"/>
    <w:rsid w:val="00FE5ABA"/>
    <w:rsid w:val="00FE5D89"/>
    <w:rsid w:val="00FE5F0C"/>
    <w:rsid w:val="00FE62BD"/>
    <w:rsid w:val="00FE69AD"/>
    <w:rsid w:val="00FE70C4"/>
    <w:rsid w:val="00FE72E9"/>
    <w:rsid w:val="00FE756A"/>
    <w:rsid w:val="00FE7A09"/>
    <w:rsid w:val="00FE7AAB"/>
    <w:rsid w:val="00FE7F92"/>
    <w:rsid w:val="00FF0D3D"/>
    <w:rsid w:val="00FF14B8"/>
    <w:rsid w:val="00FF180A"/>
    <w:rsid w:val="00FF1D50"/>
    <w:rsid w:val="00FF241A"/>
    <w:rsid w:val="00FF24ED"/>
    <w:rsid w:val="00FF2674"/>
    <w:rsid w:val="00FF3124"/>
    <w:rsid w:val="00FF35E3"/>
    <w:rsid w:val="00FF36D3"/>
    <w:rsid w:val="00FF3C45"/>
    <w:rsid w:val="00FF3E36"/>
    <w:rsid w:val="00FF3E58"/>
    <w:rsid w:val="00FF444C"/>
    <w:rsid w:val="00FF4BCC"/>
    <w:rsid w:val="00FF54F6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09AE3BD"/>
  <w15:chartTrackingRefBased/>
  <w15:docId w15:val="{D3FABE6B-AAFE-436E-9922-DF7BFDB84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2AAD"/>
    <w:pPr>
      <w:widowControl w:val="0"/>
      <w:spacing w:line="360" w:lineRule="auto"/>
      <w:ind w:firstLineChars="200" w:firstLine="200"/>
      <w:jc w:val="both"/>
    </w:pPr>
    <w:rPr>
      <w:rFonts w:ascii="Times New Roman" w:eastAsia="楷体" w:hAnsi="Times New Roman"/>
      <w:sz w:val="24"/>
    </w:rPr>
  </w:style>
  <w:style w:type="paragraph" w:styleId="1">
    <w:name w:val="heading 1"/>
    <w:basedOn w:val="a"/>
    <w:link w:val="1Char"/>
    <w:uiPriority w:val="9"/>
    <w:qFormat/>
    <w:rsid w:val="00A26FAF"/>
    <w:pPr>
      <w:widowControl/>
      <w:spacing w:line="240" w:lineRule="auto"/>
      <w:ind w:firstLineChars="0" w:firstLine="0"/>
      <w:jc w:val="left"/>
      <w:outlineLvl w:val="0"/>
    </w:pPr>
    <w:rPr>
      <w:rFonts w:ascii="宋体" w:hAnsi="宋体" w:cs="宋体"/>
      <w:b/>
      <w:bCs/>
      <w:kern w:val="36"/>
      <w:sz w:val="2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78FB"/>
    <w:pPr>
      <w:keepNext/>
      <w:keepLines/>
      <w:numPr>
        <w:numId w:val="1"/>
      </w:numPr>
      <w:ind w:firstLineChars="0" w:firstLine="0"/>
      <w:jc w:val="left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4C4D"/>
    <w:pPr>
      <w:keepNext/>
      <w:keepLines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7AB4"/>
    <w:pPr>
      <w:keepNext/>
      <w:keepLines/>
      <w:spacing w:line="377" w:lineRule="auto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D6BA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EEC"/>
    <w:pPr>
      <w:ind w:firstLine="420"/>
    </w:pPr>
  </w:style>
  <w:style w:type="paragraph" w:styleId="a4">
    <w:name w:val="Date"/>
    <w:basedOn w:val="a"/>
    <w:next w:val="a"/>
    <w:link w:val="Char"/>
    <w:uiPriority w:val="99"/>
    <w:semiHidden/>
    <w:unhideWhenUsed/>
    <w:rsid w:val="0033267F"/>
    <w:pPr>
      <w:ind w:leftChars="2500" w:left="100"/>
    </w:pPr>
  </w:style>
  <w:style w:type="character" w:customStyle="1" w:styleId="Char">
    <w:name w:val="日期 Char"/>
    <w:basedOn w:val="a0"/>
    <w:link w:val="a4"/>
    <w:uiPriority w:val="99"/>
    <w:semiHidden/>
    <w:rsid w:val="0033267F"/>
  </w:style>
  <w:style w:type="character" w:styleId="a5">
    <w:name w:val="Hyperlink"/>
    <w:basedOn w:val="a0"/>
    <w:uiPriority w:val="99"/>
    <w:unhideWhenUsed/>
    <w:rsid w:val="00AF7DCE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A26FAF"/>
    <w:rPr>
      <w:rFonts w:ascii="宋体" w:eastAsia="楷体" w:hAnsi="宋体" w:cs="宋体"/>
      <w:b/>
      <w:bCs/>
      <w:kern w:val="36"/>
      <w:sz w:val="28"/>
      <w:szCs w:val="48"/>
    </w:rPr>
  </w:style>
  <w:style w:type="paragraph" w:styleId="a6">
    <w:name w:val="Normal (Web)"/>
    <w:basedOn w:val="a"/>
    <w:uiPriority w:val="99"/>
    <w:unhideWhenUsed/>
    <w:rsid w:val="0068650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Placeholder Text"/>
    <w:basedOn w:val="a0"/>
    <w:uiPriority w:val="99"/>
    <w:semiHidden/>
    <w:rsid w:val="00A717B8"/>
    <w:rPr>
      <w:color w:val="808080"/>
    </w:rPr>
  </w:style>
  <w:style w:type="character" w:customStyle="1" w:styleId="apple-converted-space">
    <w:name w:val="apple-converted-space"/>
    <w:basedOn w:val="a0"/>
    <w:rsid w:val="002F7336"/>
  </w:style>
  <w:style w:type="character" w:styleId="HTML">
    <w:name w:val="HTML Code"/>
    <w:basedOn w:val="a0"/>
    <w:uiPriority w:val="99"/>
    <w:semiHidden/>
    <w:unhideWhenUsed/>
    <w:rsid w:val="002F7336"/>
    <w:rPr>
      <w:rFonts w:ascii="宋体" w:eastAsia="宋体" w:hAnsi="宋体" w:cs="宋体"/>
      <w:sz w:val="24"/>
      <w:szCs w:val="24"/>
    </w:rPr>
  </w:style>
  <w:style w:type="paragraph" w:styleId="a8">
    <w:name w:val="caption"/>
    <w:basedOn w:val="a"/>
    <w:next w:val="a"/>
    <w:uiPriority w:val="35"/>
    <w:unhideWhenUsed/>
    <w:qFormat/>
    <w:rsid w:val="008A244D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39"/>
    <w:rsid w:val="001330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Char0"/>
    <w:uiPriority w:val="99"/>
    <w:unhideWhenUsed/>
    <w:rsid w:val="008619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8619FE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8619F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8619F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E78FB"/>
    <w:rPr>
      <w:rFonts w:ascii="Times New Roman" w:eastAsia="楷体" w:hAnsi="Times New Roman" w:cstheme="majorBidi"/>
      <w:b/>
      <w:bCs/>
      <w:sz w:val="28"/>
      <w:szCs w:val="32"/>
    </w:rPr>
  </w:style>
  <w:style w:type="paragraph" w:styleId="ac">
    <w:name w:val="Balloon Text"/>
    <w:basedOn w:val="a"/>
    <w:link w:val="Char2"/>
    <w:uiPriority w:val="99"/>
    <w:semiHidden/>
    <w:unhideWhenUsed/>
    <w:rsid w:val="009E4106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9E4106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84C4D"/>
    <w:rPr>
      <w:rFonts w:ascii="Times New Roman" w:eastAsia="楷体" w:hAnsi="Times New Roman"/>
      <w:b/>
      <w:bCs/>
      <w:sz w:val="24"/>
      <w:szCs w:val="32"/>
    </w:rPr>
  </w:style>
  <w:style w:type="paragraph" w:styleId="ad">
    <w:name w:val="No Spacing"/>
    <w:uiPriority w:val="1"/>
    <w:qFormat/>
    <w:rsid w:val="008E4EB8"/>
    <w:pPr>
      <w:widowControl w:val="0"/>
      <w:ind w:firstLineChars="200" w:firstLine="200"/>
      <w:jc w:val="both"/>
    </w:pPr>
    <w:rPr>
      <w:sz w:val="24"/>
    </w:rPr>
  </w:style>
  <w:style w:type="character" w:customStyle="1" w:styleId="4Char">
    <w:name w:val="标题 4 Char"/>
    <w:basedOn w:val="a0"/>
    <w:link w:val="4"/>
    <w:uiPriority w:val="9"/>
    <w:rsid w:val="00F27AB4"/>
    <w:rPr>
      <w:rFonts w:ascii="Times New Roman" w:eastAsia="楷体" w:hAnsi="Times New Roman" w:cstheme="majorBidi"/>
      <w:b/>
      <w:bCs/>
      <w:sz w:val="24"/>
      <w:szCs w:val="28"/>
    </w:rPr>
  </w:style>
  <w:style w:type="character" w:customStyle="1" w:styleId="fontstyle01">
    <w:name w:val="fontstyle01"/>
    <w:basedOn w:val="a0"/>
    <w:rsid w:val="00181162"/>
    <w:rPr>
      <w:rFonts w:ascii="ARL" w:hAnsi="AR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4848BA"/>
    <w:rPr>
      <w:rFonts w:ascii="ITCCharterCom-Regular" w:hAnsi="ITCCharterCom-Regular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a0"/>
    <w:rsid w:val="004848BA"/>
    <w:rPr>
      <w:rFonts w:ascii="KTJ+ZIPHqe-25" w:hAnsi="KTJ+ZIPHqe-25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31">
    <w:name w:val="fontstyle31"/>
    <w:basedOn w:val="a0"/>
    <w:rsid w:val="004848BA"/>
    <w:rPr>
      <w:rFonts w:ascii="KTJ+ZIPHqh-80" w:hAnsi="KTJ+ZIPHqh-80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41">
    <w:name w:val="fontstyle41"/>
    <w:basedOn w:val="a0"/>
    <w:rsid w:val="004848BA"/>
    <w:rPr>
      <w:rFonts w:ascii="KTJ+ZIPHqe-16" w:hAnsi="KTJ+ZIPHqe-16" w:hint="default"/>
      <w:b w:val="0"/>
      <w:bCs w:val="0"/>
      <w:i w:val="0"/>
      <w:iCs w:val="0"/>
      <w:color w:val="231F20"/>
      <w:sz w:val="22"/>
      <w:szCs w:val="22"/>
    </w:rPr>
  </w:style>
  <w:style w:type="character" w:customStyle="1" w:styleId="fontstyle51">
    <w:name w:val="fontstyle51"/>
    <w:basedOn w:val="a0"/>
    <w:rsid w:val="004848BA"/>
    <w:rPr>
      <w:rFonts w:ascii="KTJ+ZIPHqd-9" w:hAnsi="KTJ+ZIPHqd-9" w:hint="default"/>
      <w:b w:val="0"/>
      <w:bCs w:val="0"/>
      <w:i w:val="0"/>
      <w:iCs w:val="0"/>
      <w:color w:val="231F20"/>
      <w:sz w:val="22"/>
      <w:szCs w:val="22"/>
    </w:rPr>
  </w:style>
  <w:style w:type="character" w:styleId="ae">
    <w:name w:val="Strong"/>
    <w:basedOn w:val="a0"/>
    <w:uiPriority w:val="22"/>
    <w:qFormat/>
    <w:rsid w:val="00AB10A6"/>
    <w:rPr>
      <w:b/>
      <w:bCs/>
    </w:rPr>
  </w:style>
  <w:style w:type="paragraph" w:styleId="af">
    <w:name w:val="footnote text"/>
    <w:basedOn w:val="a"/>
    <w:link w:val="Char3"/>
    <w:uiPriority w:val="99"/>
    <w:semiHidden/>
    <w:unhideWhenUsed/>
    <w:rsid w:val="00F72E16"/>
    <w:pPr>
      <w:snapToGrid w:val="0"/>
      <w:jc w:val="left"/>
    </w:pPr>
    <w:rPr>
      <w:sz w:val="18"/>
      <w:szCs w:val="18"/>
    </w:rPr>
  </w:style>
  <w:style w:type="character" w:customStyle="1" w:styleId="Char3">
    <w:name w:val="脚注文本 Char"/>
    <w:basedOn w:val="a0"/>
    <w:link w:val="af"/>
    <w:uiPriority w:val="99"/>
    <w:semiHidden/>
    <w:rsid w:val="00F72E16"/>
    <w:rPr>
      <w:rFonts w:ascii="Times New Roman" w:hAnsi="Times New Roman"/>
      <w:sz w:val="18"/>
      <w:szCs w:val="18"/>
    </w:rPr>
  </w:style>
  <w:style w:type="character" w:styleId="af0">
    <w:name w:val="footnote reference"/>
    <w:basedOn w:val="a0"/>
    <w:uiPriority w:val="99"/>
    <w:semiHidden/>
    <w:unhideWhenUsed/>
    <w:rsid w:val="00F72E16"/>
    <w:rPr>
      <w:vertAlign w:val="superscript"/>
    </w:rPr>
  </w:style>
  <w:style w:type="character" w:styleId="af1">
    <w:name w:val="FollowedHyperlink"/>
    <w:basedOn w:val="a0"/>
    <w:uiPriority w:val="99"/>
    <w:semiHidden/>
    <w:unhideWhenUsed/>
    <w:rsid w:val="001D0A18"/>
    <w:rPr>
      <w:color w:val="954F72" w:themeColor="followedHyperlink"/>
      <w:u w:val="single"/>
    </w:rPr>
  </w:style>
  <w:style w:type="character" w:customStyle="1" w:styleId="10">
    <w:name w:val="标题1"/>
    <w:basedOn w:val="a0"/>
    <w:rsid w:val="00D21D3C"/>
  </w:style>
  <w:style w:type="character" w:customStyle="1" w:styleId="20">
    <w:name w:val="标题2"/>
    <w:basedOn w:val="a0"/>
    <w:rsid w:val="002F1B13"/>
  </w:style>
  <w:style w:type="character" w:customStyle="1" w:styleId="title-text">
    <w:name w:val="title-text"/>
    <w:basedOn w:val="a0"/>
    <w:rsid w:val="00461E21"/>
  </w:style>
  <w:style w:type="character" w:styleId="af2">
    <w:name w:val="Emphasis"/>
    <w:basedOn w:val="a0"/>
    <w:uiPriority w:val="20"/>
    <w:qFormat/>
    <w:rsid w:val="0057198E"/>
    <w:rPr>
      <w:i/>
      <w:iCs/>
    </w:rPr>
  </w:style>
  <w:style w:type="paragraph" w:styleId="HTML0">
    <w:name w:val="HTML Preformatted"/>
    <w:basedOn w:val="a"/>
    <w:link w:val="HTMLChar"/>
    <w:uiPriority w:val="99"/>
    <w:semiHidden/>
    <w:unhideWhenUsed/>
    <w:rsid w:val="00BC01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BC018F"/>
    <w:rPr>
      <w:rFonts w:ascii="宋体" w:eastAsia="宋体" w:hAnsi="宋体" w:cs="宋体"/>
      <w:kern w:val="0"/>
      <w:sz w:val="24"/>
      <w:szCs w:val="24"/>
    </w:rPr>
  </w:style>
  <w:style w:type="character" w:customStyle="1" w:styleId="fontstyle61">
    <w:name w:val="fontstyle61"/>
    <w:basedOn w:val="a0"/>
    <w:rsid w:val="00735A83"/>
    <w:rPr>
      <w:rFonts w:ascii="NimbusRomNo9L-Regu" w:hAnsi="NimbusRomNo9L-Regu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5Char">
    <w:name w:val="标题 5 Char"/>
    <w:basedOn w:val="a0"/>
    <w:link w:val="5"/>
    <w:uiPriority w:val="9"/>
    <w:rsid w:val="006D6BA0"/>
    <w:rPr>
      <w:rFonts w:ascii="Times New Roman" w:eastAsia="楷体" w:hAnsi="Times New Roman"/>
      <w:b/>
      <w:bCs/>
      <w:sz w:val="28"/>
      <w:szCs w:val="28"/>
    </w:rPr>
  </w:style>
  <w:style w:type="character" w:customStyle="1" w:styleId="char6918">
    <w:name w:val="char6918"/>
    <w:basedOn w:val="a0"/>
    <w:rsid w:val="00793191"/>
  </w:style>
  <w:style w:type="character" w:customStyle="1" w:styleId="char6919">
    <w:name w:val="char6919"/>
    <w:basedOn w:val="a0"/>
    <w:rsid w:val="00793191"/>
  </w:style>
  <w:style w:type="character" w:customStyle="1" w:styleId="char6920">
    <w:name w:val="char6920"/>
    <w:basedOn w:val="a0"/>
    <w:rsid w:val="00793191"/>
  </w:style>
  <w:style w:type="character" w:customStyle="1" w:styleId="char6921">
    <w:name w:val="char6921"/>
    <w:basedOn w:val="a0"/>
    <w:rsid w:val="00793191"/>
  </w:style>
  <w:style w:type="character" w:customStyle="1" w:styleId="char6922">
    <w:name w:val="char6922"/>
    <w:basedOn w:val="a0"/>
    <w:rsid w:val="00793191"/>
  </w:style>
  <w:style w:type="character" w:customStyle="1" w:styleId="char6923">
    <w:name w:val="char6923"/>
    <w:basedOn w:val="a0"/>
    <w:rsid w:val="00793191"/>
  </w:style>
  <w:style w:type="character" w:customStyle="1" w:styleId="char6924">
    <w:name w:val="char6924"/>
    <w:basedOn w:val="a0"/>
    <w:rsid w:val="00793191"/>
  </w:style>
  <w:style w:type="character" w:customStyle="1" w:styleId="char6925">
    <w:name w:val="char6925"/>
    <w:basedOn w:val="a0"/>
    <w:rsid w:val="00793191"/>
  </w:style>
  <w:style w:type="character" w:customStyle="1" w:styleId="char6926">
    <w:name w:val="char6926"/>
    <w:basedOn w:val="a0"/>
    <w:rsid w:val="00793191"/>
  </w:style>
  <w:style w:type="character" w:customStyle="1" w:styleId="char6927">
    <w:name w:val="char6927"/>
    <w:basedOn w:val="a0"/>
    <w:rsid w:val="00793191"/>
  </w:style>
  <w:style w:type="character" w:customStyle="1" w:styleId="char6928">
    <w:name w:val="char6928"/>
    <w:basedOn w:val="a0"/>
    <w:rsid w:val="00793191"/>
  </w:style>
  <w:style w:type="character" w:customStyle="1" w:styleId="char6929">
    <w:name w:val="char6929"/>
    <w:basedOn w:val="a0"/>
    <w:rsid w:val="00793191"/>
  </w:style>
  <w:style w:type="character" w:customStyle="1" w:styleId="char6930">
    <w:name w:val="char6930"/>
    <w:basedOn w:val="a0"/>
    <w:rsid w:val="00793191"/>
  </w:style>
  <w:style w:type="character" w:customStyle="1" w:styleId="char6931">
    <w:name w:val="char6931"/>
    <w:basedOn w:val="a0"/>
    <w:rsid w:val="00793191"/>
  </w:style>
  <w:style w:type="character" w:customStyle="1" w:styleId="hrefstyle">
    <w:name w:val="hrefstyle"/>
    <w:basedOn w:val="a0"/>
    <w:rsid w:val="00B62794"/>
  </w:style>
  <w:style w:type="character" w:styleId="HTML1">
    <w:name w:val="HTML Cite"/>
    <w:basedOn w:val="a0"/>
    <w:uiPriority w:val="99"/>
    <w:semiHidden/>
    <w:unhideWhenUsed/>
    <w:rsid w:val="001B2380"/>
    <w:rPr>
      <w:i/>
      <w:iCs/>
    </w:rPr>
  </w:style>
  <w:style w:type="character" w:customStyle="1" w:styleId="30">
    <w:name w:val="标题3"/>
    <w:basedOn w:val="a0"/>
    <w:rsid w:val="001B2380"/>
  </w:style>
  <w:style w:type="character" w:customStyle="1" w:styleId="opdicttext2">
    <w:name w:val="op_dict_text2"/>
    <w:basedOn w:val="a0"/>
    <w:rsid w:val="00102B56"/>
  </w:style>
  <w:style w:type="character" w:customStyle="1" w:styleId="40">
    <w:name w:val="标题4"/>
    <w:basedOn w:val="a0"/>
    <w:rsid w:val="00F71C6B"/>
  </w:style>
  <w:style w:type="character" w:customStyle="1" w:styleId="tit">
    <w:name w:val="tit"/>
    <w:basedOn w:val="a0"/>
    <w:rsid w:val="009A50CC"/>
  </w:style>
  <w:style w:type="character" w:customStyle="1" w:styleId="token">
    <w:name w:val="token"/>
    <w:basedOn w:val="a0"/>
    <w:rsid w:val="008B0B0D"/>
  </w:style>
  <w:style w:type="character" w:customStyle="1" w:styleId="authors-info">
    <w:name w:val="authors-info"/>
    <w:basedOn w:val="a0"/>
    <w:rsid w:val="00706FBF"/>
  </w:style>
  <w:style w:type="character" w:customStyle="1" w:styleId="blue-tooltip">
    <w:name w:val="blue-tooltip"/>
    <w:basedOn w:val="a0"/>
    <w:rsid w:val="00706FBF"/>
  </w:style>
  <w:style w:type="character" w:styleId="af3">
    <w:name w:val="annotation reference"/>
    <w:basedOn w:val="a0"/>
    <w:uiPriority w:val="99"/>
    <w:semiHidden/>
    <w:unhideWhenUsed/>
    <w:rsid w:val="0046343F"/>
    <w:rPr>
      <w:sz w:val="21"/>
      <w:szCs w:val="21"/>
    </w:rPr>
  </w:style>
  <w:style w:type="paragraph" w:styleId="af4">
    <w:name w:val="annotation text"/>
    <w:basedOn w:val="a"/>
    <w:link w:val="Char4"/>
    <w:uiPriority w:val="99"/>
    <w:semiHidden/>
    <w:unhideWhenUsed/>
    <w:rsid w:val="0046343F"/>
    <w:pPr>
      <w:jc w:val="left"/>
    </w:pPr>
  </w:style>
  <w:style w:type="character" w:customStyle="1" w:styleId="Char4">
    <w:name w:val="批注文字 Char"/>
    <w:basedOn w:val="a0"/>
    <w:link w:val="af4"/>
    <w:uiPriority w:val="99"/>
    <w:semiHidden/>
    <w:rsid w:val="0046343F"/>
    <w:rPr>
      <w:rFonts w:ascii="Times New Roman" w:eastAsia="楷体" w:hAnsi="Times New Roman"/>
      <w:sz w:val="24"/>
    </w:rPr>
  </w:style>
  <w:style w:type="paragraph" w:styleId="af5">
    <w:name w:val="annotation subject"/>
    <w:basedOn w:val="af4"/>
    <w:next w:val="af4"/>
    <w:link w:val="Char5"/>
    <w:uiPriority w:val="99"/>
    <w:semiHidden/>
    <w:unhideWhenUsed/>
    <w:rsid w:val="0046343F"/>
    <w:rPr>
      <w:b/>
      <w:bCs/>
    </w:rPr>
  </w:style>
  <w:style w:type="character" w:customStyle="1" w:styleId="Char5">
    <w:name w:val="批注主题 Char"/>
    <w:basedOn w:val="Char4"/>
    <w:link w:val="af5"/>
    <w:uiPriority w:val="99"/>
    <w:semiHidden/>
    <w:rsid w:val="0046343F"/>
    <w:rPr>
      <w:rFonts w:ascii="Times New Roman" w:eastAsia="楷体" w:hAnsi="Times New Roman"/>
      <w:b/>
      <w:bCs/>
      <w:sz w:val="24"/>
    </w:rPr>
  </w:style>
  <w:style w:type="paragraph" w:styleId="af6">
    <w:name w:val="Title"/>
    <w:basedOn w:val="a"/>
    <w:next w:val="a"/>
    <w:link w:val="Char6"/>
    <w:uiPriority w:val="10"/>
    <w:rsid w:val="002631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6">
    <w:name w:val="标题 Char"/>
    <w:basedOn w:val="a0"/>
    <w:link w:val="af6"/>
    <w:uiPriority w:val="10"/>
    <w:rsid w:val="00263158"/>
    <w:rPr>
      <w:rFonts w:asciiTheme="majorHAnsi" w:eastAsia="宋体" w:hAnsiTheme="majorHAnsi" w:cstheme="majorBidi"/>
      <w:b/>
      <w:bCs/>
      <w:sz w:val="32"/>
      <w:szCs w:val="32"/>
    </w:rPr>
  </w:style>
  <w:style w:type="paragraph" w:styleId="af7">
    <w:name w:val="Quote"/>
    <w:basedOn w:val="a8"/>
    <w:next w:val="a"/>
    <w:link w:val="Char7"/>
    <w:uiPriority w:val="29"/>
    <w:qFormat/>
    <w:rsid w:val="00263158"/>
    <w:pPr>
      <w:jc w:val="center"/>
    </w:pPr>
    <w:rPr>
      <w:rFonts w:ascii="Times New Roman" w:hAnsi="Times New Roman"/>
      <w:sz w:val="24"/>
    </w:rPr>
  </w:style>
  <w:style w:type="character" w:customStyle="1" w:styleId="Char7">
    <w:name w:val="引用 Char"/>
    <w:basedOn w:val="a0"/>
    <w:link w:val="af7"/>
    <w:uiPriority w:val="29"/>
    <w:rsid w:val="00263158"/>
    <w:rPr>
      <w:rFonts w:ascii="Times New Roman" w:eastAsia="黑体" w:hAnsi="Times New Roman" w:cstheme="majorBidi"/>
      <w:sz w:val="24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63158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63158"/>
    <w:rPr>
      <w:rFonts w:eastAsiaTheme="minorEastAsia"/>
    </w:rPr>
  </w:style>
  <w:style w:type="paragraph" w:styleId="21">
    <w:name w:val="toc 2"/>
    <w:basedOn w:val="a"/>
    <w:next w:val="a"/>
    <w:autoRedefine/>
    <w:uiPriority w:val="39"/>
    <w:unhideWhenUsed/>
    <w:rsid w:val="00263158"/>
    <w:pPr>
      <w:ind w:leftChars="200" w:left="42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unhideWhenUsed/>
    <w:rsid w:val="00263158"/>
    <w:pPr>
      <w:ind w:leftChars="400" w:left="840"/>
    </w:pPr>
    <w:rPr>
      <w:rFonts w:eastAsiaTheme="minorEastAsia"/>
    </w:rPr>
  </w:style>
  <w:style w:type="paragraph" w:styleId="22">
    <w:name w:val="Body Text Indent 2"/>
    <w:basedOn w:val="a"/>
    <w:link w:val="2Char0"/>
    <w:rsid w:val="00263158"/>
    <w:pPr>
      <w:ind w:leftChars="132" w:left="907" w:hangingChars="224" w:hanging="630"/>
    </w:pPr>
    <w:rPr>
      <w:rFonts w:eastAsia="宋体" w:cs="Times New Roman"/>
      <w:b/>
      <w:bCs/>
      <w:sz w:val="28"/>
      <w:szCs w:val="24"/>
    </w:rPr>
  </w:style>
  <w:style w:type="character" w:customStyle="1" w:styleId="2Char0">
    <w:name w:val="正文文本缩进 2 Char"/>
    <w:basedOn w:val="a0"/>
    <w:link w:val="22"/>
    <w:rsid w:val="00263158"/>
    <w:rPr>
      <w:rFonts w:ascii="Times New Roman" w:eastAsia="宋体" w:hAnsi="Times New Roman" w:cs="Times New Roman"/>
      <w:b/>
      <w:bCs/>
      <w:sz w:val="28"/>
      <w:szCs w:val="24"/>
    </w:rPr>
  </w:style>
  <w:style w:type="paragraph" w:customStyle="1" w:styleId="af8">
    <w:name w:val="报告正文"/>
    <w:basedOn w:val="a"/>
    <w:link w:val="Char8"/>
    <w:qFormat/>
    <w:rsid w:val="00263158"/>
    <w:rPr>
      <w:rFonts w:eastAsia="宋体"/>
    </w:rPr>
  </w:style>
  <w:style w:type="character" w:customStyle="1" w:styleId="Char8">
    <w:name w:val="报告正文 Char"/>
    <w:basedOn w:val="a0"/>
    <w:link w:val="af8"/>
    <w:rsid w:val="00263158"/>
    <w:rPr>
      <w:rFonts w:ascii="Times New Roman" w:eastAsia="宋体" w:hAnsi="Times New Roman"/>
      <w:sz w:val="24"/>
    </w:rPr>
  </w:style>
  <w:style w:type="paragraph" w:customStyle="1" w:styleId="Default">
    <w:name w:val="Default"/>
    <w:rsid w:val="00263158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2">
    <w:name w:val="未处理的提及1"/>
    <w:basedOn w:val="a0"/>
    <w:uiPriority w:val="99"/>
    <w:semiHidden/>
    <w:unhideWhenUsed/>
    <w:rsid w:val="00EE0372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rsid w:val="00C12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36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2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8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6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52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9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9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12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4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4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2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8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6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3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8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5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30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google/protobuf/releases/download/v3.3.0/pretobuf-cpp-3.3.0.tar.gz" TargetMode="External"/><Relationship Id="rId26" Type="http://schemas.openxmlformats.org/officeDocument/2006/relationships/image" Target="media/image16.jpe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hyperlink" Target="https://gitlab.eurecom.fr/oai/openairinterface5g//blob/develop/targets/ARCH/rfsimulator/README.md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zhauniarovich.com/post/2020/2020-01-configuring-network/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hyperlink" Target="https://gitlab.eurecom.fr/oai/openairinterface5g//blob/develop/doc/BUILD.md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hyperlink" Target="https://gitlab.eurecom.fr/oai/openairinterface5g/-/tree/develop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zhauniarovich.com/post/2020/2020-01-configuring-network/%23:~:text=After%20you%20have%20installed%20Ubuntu,that%20is%20attached%20to%20NAT.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blog.csdn.net/qq_43312835/article/details/107155211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linuxhint.com/install_ubuntu_18-04_virtualbox/" TargetMode="External"/><Relationship Id="rId30" Type="http://schemas.openxmlformats.org/officeDocument/2006/relationships/hyperlink" Target="https://www.yuque.com/guyuehu/blog/fgxogz" TargetMode="External"/><Relationship Id="rId35" Type="http://schemas.openxmlformats.org/officeDocument/2006/relationships/hyperlink" Target="https://github.com/google/protobuf/releases/download/v3.3.0/pretobuf-cpp-3.3.0.tar.gz" TargetMode="External"/><Relationship Id="rId43" Type="http://schemas.microsoft.com/office/2011/relationships/people" Target="people.xml"/><Relationship Id="rId8" Type="http://schemas.openxmlformats.org/officeDocument/2006/relationships/hyperlink" Target="https://gitlab.eurecom.fr/oai/openairinterface5g/-/tree/develop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gitlab.eurecom.fr/oai/openairinterface5g/blob/develop/doc/RUNMODEM.md" TargetMode="External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8E76F-B401-494F-900E-BE4B8CC72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11</Pages>
  <Words>889</Words>
  <Characters>5068</Characters>
  <Application>Microsoft Office Word</Application>
  <DocSecurity>0</DocSecurity>
  <Lines>42</Lines>
  <Paragraphs>11</Paragraphs>
  <ScaleCrop>false</ScaleCrop>
  <Company/>
  <LinksUpToDate>false</LinksUpToDate>
  <CharactersWithSpaces>5946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silan</dc:creator>
  <cp:keywords/>
  <dc:description/>
  <cp:lastModifiedBy>Microsoft 帐户</cp:lastModifiedBy>
  <cp:revision>29</cp:revision>
  <cp:lastPrinted>2020-08-24T03:02:00Z</cp:lastPrinted>
  <dcterms:created xsi:type="dcterms:W3CDTF">2021-03-27T02:10:00Z</dcterms:created>
  <dcterms:modified xsi:type="dcterms:W3CDTF">2021-05-14T11:56:00Z</dcterms:modified>
</cp:coreProperties>
</file>